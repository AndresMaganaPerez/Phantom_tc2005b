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right"/>
        <w:rPr>
          <w:color w:val="434343"/>
          <w:sz w:val="30"/>
          <w:szCs w:val="30"/>
        </w:rPr>
      </w:pPr>
      <w:r w:rsidDel="00000000" w:rsidR="00000000" w:rsidRPr="00000000">
        <w:rPr>
          <w:color w:val="434343"/>
          <w:sz w:val="30"/>
          <w:szCs w:val="30"/>
          <w:rtl w:val="0"/>
        </w:rPr>
        <w:t xml:space="preserve">Febrero 2022</w:t>
      </w:r>
    </w:p>
    <w:p w:rsidR="00000000" w:rsidDel="00000000" w:rsidP="00000000" w:rsidRDefault="00000000" w:rsidRPr="00000000" w14:paraId="00000002">
      <w:pPr>
        <w:spacing w:after="240" w:before="240" w:line="240" w:lineRule="auto"/>
        <w:jc w:val="right"/>
        <w:rPr>
          <w:color w:val="434343"/>
          <w:sz w:val="30"/>
          <w:szCs w:val="30"/>
        </w:rPr>
      </w:pPr>
      <w:r w:rsidDel="00000000" w:rsidR="00000000" w:rsidRPr="00000000">
        <w:rPr>
          <w:rtl w:val="0"/>
        </w:rPr>
      </w:r>
    </w:p>
    <w:p w:rsidR="00000000" w:rsidDel="00000000" w:rsidP="00000000" w:rsidRDefault="00000000" w:rsidRPr="00000000" w14:paraId="00000003">
      <w:pPr>
        <w:widowControl w:val="0"/>
        <w:jc w:val="center"/>
        <w:rPr>
          <w:b w:val="1"/>
          <w:color w:val="434343"/>
          <w:sz w:val="28"/>
          <w:szCs w:val="28"/>
        </w:rPr>
      </w:pPr>
      <w:r w:rsidDel="00000000" w:rsidR="00000000" w:rsidRPr="00000000">
        <w:rPr>
          <w:b w:val="1"/>
          <w:color w:val="434343"/>
          <w:sz w:val="28"/>
          <w:szCs w:val="28"/>
        </w:rPr>
        <w:drawing>
          <wp:inline distB="114300" distT="114300" distL="114300" distR="114300">
            <wp:extent cx="4998811" cy="1316891"/>
            <wp:effectExtent b="0" l="0" r="0" t="0"/>
            <wp:docPr id="2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998811" cy="131689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widowControl w:val="0"/>
        <w:rPr>
          <w:color w:val="434343"/>
          <w:sz w:val="28"/>
          <w:szCs w:val="28"/>
        </w:rPr>
      </w:pPr>
      <w:r w:rsidDel="00000000" w:rsidR="00000000" w:rsidRPr="00000000">
        <w:rPr>
          <w:rtl w:val="0"/>
        </w:rPr>
      </w:r>
    </w:p>
    <w:p w:rsidR="00000000" w:rsidDel="00000000" w:rsidP="00000000" w:rsidRDefault="00000000" w:rsidRPr="00000000" w14:paraId="00000005">
      <w:pPr>
        <w:widowControl w:val="0"/>
        <w:rPr>
          <w:color w:val="434343"/>
          <w:sz w:val="28"/>
          <w:szCs w:val="28"/>
        </w:rPr>
      </w:pPr>
      <w:r w:rsidDel="00000000" w:rsidR="00000000" w:rsidRPr="00000000">
        <w:rPr>
          <w:rtl w:val="0"/>
        </w:rPr>
      </w:r>
    </w:p>
    <w:p w:rsidR="00000000" w:rsidDel="00000000" w:rsidP="00000000" w:rsidRDefault="00000000" w:rsidRPr="00000000" w14:paraId="00000006">
      <w:pPr>
        <w:widowControl w:val="0"/>
        <w:rPr>
          <w:color w:val="434343"/>
          <w:sz w:val="28"/>
          <w:szCs w:val="28"/>
        </w:rPr>
      </w:pPr>
      <w:r w:rsidDel="00000000" w:rsidR="00000000" w:rsidRPr="00000000">
        <w:rPr>
          <w:rtl w:val="0"/>
        </w:rPr>
      </w:r>
    </w:p>
    <w:p w:rsidR="00000000" w:rsidDel="00000000" w:rsidP="00000000" w:rsidRDefault="00000000" w:rsidRPr="00000000" w14:paraId="00000007">
      <w:pPr>
        <w:pStyle w:val="Heading1"/>
        <w:keepNext w:val="0"/>
        <w:keepLines w:val="0"/>
        <w:shd w:fill="ffffff" w:val="clear"/>
        <w:spacing w:after="0" w:before="0" w:line="312" w:lineRule="auto"/>
        <w:rPr>
          <w:b w:val="1"/>
          <w:color w:val="434343"/>
          <w:sz w:val="44"/>
          <w:szCs w:val="44"/>
        </w:rPr>
      </w:pPr>
      <w:bookmarkStart w:colFirst="0" w:colLast="0" w:name="_hsz2sseok63h" w:id="0"/>
      <w:bookmarkEnd w:id="0"/>
      <w:r w:rsidDel="00000000" w:rsidR="00000000" w:rsidRPr="00000000">
        <w:rPr>
          <w:b w:val="1"/>
          <w:color w:val="434343"/>
          <w:sz w:val="44"/>
          <w:szCs w:val="44"/>
          <w:rtl w:val="0"/>
        </w:rPr>
        <w:t xml:space="preserve">Avance de Proyecto 2: Análisis y diseño de la solución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widowControl w:val="0"/>
        <w:rPr>
          <w:b w:val="1"/>
          <w:color w:val="434343"/>
          <w:sz w:val="28"/>
          <w:szCs w:val="28"/>
        </w:rPr>
      </w:pPr>
      <w:r w:rsidDel="00000000" w:rsidR="00000000" w:rsidRPr="00000000">
        <w:rPr>
          <w:b w:val="1"/>
          <w:color w:val="434343"/>
          <w:sz w:val="28"/>
          <w:szCs w:val="28"/>
          <w:rtl w:val="0"/>
        </w:rPr>
        <w:t xml:space="preserve">Instituto Tecnológico y de Estudios Superiores de Monterrey</w:t>
      </w:r>
    </w:p>
    <w:p w:rsidR="00000000" w:rsidDel="00000000" w:rsidP="00000000" w:rsidRDefault="00000000" w:rsidRPr="00000000" w14:paraId="0000000A">
      <w:pPr>
        <w:widowControl w:val="0"/>
        <w:rPr>
          <w:b w:val="1"/>
          <w:color w:val="434343"/>
          <w:sz w:val="28"/>
          <w:szCs w:val="28"/>
        </w:rPr>
      </w:pPr>
      <w:r w:rsidDel="00000000" w:rsidR="00000000" w:rsidRPr="00000000">
        <w:rPr>
          <w:b w:val="1"/>
          <w:color w:val="434343"/>
          <w:sz w:val="28"/>
          <w:szCs w:val="28"/>
          <w:rtl w:val="0"/>
        </w:rPr>
        <w:t xml:space="preserve">Campus Querétaro</w:t>
      </w:r>
    </w:p>
    <w:p w:rsidR="00000000" w:rsidDel="00000000" w:rsidP="00000000" w:rsidRDefault="00000000" w:rsidRPr="00000000" w14:paraId="0000000B">
      <w:pPr>
        <w:widowControl w:val="0"/>
        <w:rPr>
          <w:b w:val="1"/>
          <w:color w:val="434343"/>
          <w:sz w:val="30"/>
          <w:szCs w:val="30"/>
        </w:rPr>
      </w:pPr>
      <w:r w:rsidDel="00000000" w:rsidR="00000000" w:rsidRPr="00000000">
        <w:rPr>
          <w:rtl w:val="0"/>
        </w:rPr>
      </w:r>
    </w:p>
    <w:p w:rsidR="00000000" w:rsidDel="00000000" w:rsidP="00000000" w:rsidRDefault="00000000" w:rsidRPr="00000000" w14:paraId="0000000C">
      <w:pPr>
        <w:widowControl w:val="0"/>
        <w:rPr>
          <w:b w:val="1"/>
          <w:color w:val="434343"/>
          <w:sz w:val="30"/>
          <w:szCs w:val="30"/>
        </w:rPr>
      </w:pPr>
      <w:r w:rsidDel="00000000" w:rsidR="00000000" w:rsidRPr="00000000">
        <w:rPr>
          <w:rtl w:val="0"/>
        </w:rPr>
      </w:r>
    </w:p>
    <w:p w:rsidR="00000000" w:rsidDel="00000000" w:rsidP="00000000" w:rsidRDefault="00000000" w:rsidRPr="00000000" w14:paraId="0000000D">
      <w:pPr>
        <w:widowControl w:val="0"/>
        <w:shd w:fill="ffffff" w:val="clear"/>
        <w:spacing w:line="360" w:lineRule="auto"/>
        <w:rPr>
          <w:b w:val="1"/>
          <w:color w:val="434343"/>
          <w:sz w:val="28"/>
          <w:szCs w:val="28"/>
        </w:rPr>
      </w:pPr>
      <w:r w:rsidDel="00000000" w:rsidR="00000000" w:rsidRPr="00000000">
        <w:rPr>
          <w:b w:val="1"/>
          <w:color w:val="434343"/>
          <w:sz w:val="28"/>
          <w:szCs w:val="28"/>
          <w:rtl w:val="0"/>
        </w:rPr>
        <w:t xml:space="preserve">Construcción de software y toma de decisiones</w:t>
      </w:r>
    </w:p>
    <w:p w:rsidR="00000000" w:rsidDel="00000000" w:rsidP="00000000" w:rsidRDefault="00000000" w:rsidRPr="00000000" w14:paraId="0000000E">
      <w:pPr>
        <w:widowControl w:val="0"/>
        <w:shd w:fill="ffffff" w:val="clear"/>
        <w:spacing w:line="360" w:lineRule="auto"/>
        <w:rPr>
          <w:color w:val="434343"/>
          <w:sz w:val="28"/>
          <w:szCs w:val="28"/>
        </w:rPr>
      </w:pPr>
      <w:r w:rsidDel="00000000" w:rsidR="00000000" w:rsidRPr="00000000">
        <w:rPr>
          <w:color w:val="434343"/>
          <w:sz w:val="28"/>
          <w:szCs w:val="28"/>
          <w:rtl w:val="0"/>
        </w:rPr>
        <w:t xml:space="preserve">TC2005.402</w:t>
      </w:r>
    </w:p>
    <w:p w:rsidR="00000000" w:rsidDel="00000000" w:rsidP="00000000" w:rsidRDefault="00000000" w:rsidRPr="00000000" w14:paraId="0000000F">
      <w:pPr>
        <w:widowControl w:val="0"/>
        <w:rPr>
          <w:color w:val="434343"/>
          <w:sz w:val="28"/>
          <w:szCs w:val="28"/>
        </w:rPr>
      </w:pPr>
      <w:r w:rsidDel="00000000" w:rsidR="00000000" w:rsidRPr="00000000">
        <w:rPr>
          <w:color w:val="434343"/>
          <w:sz w:val="28"/>
          <w:szCs w:val="28"/>
          <w:rtl w:val="0"/>
        </w:rPr>
        <w:t xml:space="preserve">Eduardo Daniel Juárez Pineda</w:t>
      </w:r>
    </w:p>
    <w:p w:rsidR="00000000" w:rsidDel="00000000" w:rsidP="00000000" w:rsidRDefault="00000000" w:rsidRPr="00000000" w14:paraId="00000010">
      <w:pPr>
        <w:widowControl w:val="0"/>
        <w:rPr>
          <w:color w:val="434343"/>
          <w:sz w:val="28"/>
          <w:szCs w:val="28"/>
        </w:rPr>
      </w:pPr>
      <w:r w:rsidDel="00000000" w:rsidR="00000000" w:rsidRPr="00000000">
        <w:rPr>
          <w:color w:val="434343"/>
          <w:sz w:val="28"/>
          <w:szCs w:val="28"/>
          <w:rtl w:val="0"/>
        </w:rPr>
        <w:t xml:space="preserve">Ricardo Cortés Espinosa</w:t>
      </w:r>
    </w:p>
    <w:p w:rsidR="00000000" w:rsidDel="00000000" w:rsidP="00000000" w:rsidRDefault="00000000" w:rsidRPr="00000000" w14:paraId="00000011">
      <w:pPr>
        <w:widowControl w:val="0"/>
        <w:rPr>
          <w:color w:val="434343"/>
          <w:sz w:val="30"/>
          <w:szCs w:val="30"/>
        </w:rPr>
      </w:pPr>
      <w:r w:rsidDel="00000000" w:rsidR="00000000" w:rsidRPr="00000000">
        <w:rPr>
          <w:rtl w:val="0"/>
        </w:rPr>
      </w:r>
    </w:p>
    <w:p w:rsidR="00000000" w:rsidDel="00000000" w:rsidP="00000000" w:rsidRDefault="00000000" w:rsidRPr="00000000" w14:paraId="00000012">
      <w:pPr>
        <w:widowControl w:val="0"/>
        <w:rPr>
          <w:color w:val="434343"/>
          <w:sz w:val="30"/>
          <w:szCs w:val="30"/>
        </w:rPr>
      </w:pPr>
      <w:r w:rsidDel="00000000" w:rsidR="00000000" w:rsidRPr="00000000">
        <w:rPr>
          <w:rtl w:val="0"/>
        </w:rPr>
      </w:r>
    </w:p>
    <w:p w:rsidR="00000000" w:rsidDel="00000000" w:rsidP="00000000" w:rsidRDefault="00000000" w:rsidRPr="00000000" w14:paraId="00000013">
      <w:pPr>
        <w:widowControl w:val="0"/>
        <w:rPr>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widowControl w:val="0"/>
        <w:rPr>
          <w:color w:val="434343"/>
          <w:sz w:val="30"/>
          <w:szCs w:val="30"/>
        </w:rPr>
      </w:pPr>
      <w:r w:rsidDel="00000000" w:rsidR="00000000" w:rsidRPr="00000000">
        <w:rPr>
          <w:color w:val="434343"/>
          <w:sz w:val="30"/>
          <w:szCs w:val="30"/>
          <w:rtl w:val="0"/>
        </w:rPr>
        <w:t xml:space="preserve">Presenta:</w:t>
      </w:r>
    </w:p>
    <w:p w:rsidR="00000000" w:rsidDel="00000000" w:rsidP="00000000" w:rsidRDefault="00000000" w:rsidRPr="00000000" w14:paraId="00000015">
      <w:pPr>
        <w:spacing w:line="360" w:lineRule="auto"/>
        <w:rPr>
          <w:b w:val="1"/>
          <w:color w:val="434343"/>
          <w:sz w:val="26"/>
          <w:szCs w:val="26"/>
        </w:rPr>
      </w:pPr>
      <w:r w:rsidDel="00000000" w:rsidR="00000000" w:rsidRPr="00000000">
        <w:rPr>
          <w:b w:val="1"/>
          <w:color w:val="434343"/>
          <w:sz w:val="26"/>
          <w:szCs w:val="26"/>
          <w:rtl w:val="0"/>
        </w:rPr>
        <w:t xml:space="preserve">Ricardo Andrés Cáceres Villibord | A01706972</w:t>
      </w:r>
    </w:p>
    <w:p w:rsidR="00000000" w:rsidDel="00000000" w:rsidP="00000000" w:rsidRDefault="00000000" w:rsidRPr="00000000" w14:paraId="00000016">
      <w:pPr>
        <w:spacing w:line="360" w:lineRule="auto"/>
        <w:rPr>
          <w:b w:val="1"/>
          <w:color w:val="434343"/>
          <w:sz w:val="26"/>
          <w:szCs w:val="26"/>
        </w:rPr>
      </w:pPr>
      <w:r w:rsidDel="00000000" w:rsidR="00000000" w:rsidRPr="00000000">
        <w:rPr>
          <w:b w:val="1"/>
          <w:color w:val="434343"/>
          <w:sz w:val="26"/>
          <w:szCs w:val="26"/>
          <w:rtl w:val="0"/>
        </w:rPr>
        <w:t xml:space="preserve">Andrés Magaña Pérez | A01067963</w:t>
      </w:r>
    </w:p>
    <w:p w:rsidR="00000000" w:rsidDel="00000000" w:rsidP="00000000" w:rsidRDefault="00000000" w:rsidRPr="00000000" w14:paraId="00000017">
      <w:pPr>
        <w:spacing w:line="360" w:lineRule="auto"/>
        <w:rPr>
          <w:b w:val="1"/>
          <w:color w:val="434343"/>
          <w:sz w:val="26"/>
          <w:szCs w:val="26"/>
        </w:rPr>
      </w:pPr>
      <w:r w:rsidDel="00000000" w:rsidR="00000000" w:rsidRPr="00000000">
        <w:rPr>
          <w:b w:val="1"/>
          <w:color w:val="434343"/>
          <w:sz w:val="26"/>
          <w:szCs w:val="26"/>
          <w:rtl w:val="0"/>
        </w:rPr>
        <w:t xml:space="preserve">Alejandro Ruiz García Rojas | A01611451</w:t>
      </w:r>
    </w:p>
    <w:p w:rsidR="00000000" w:rsidDel="00000000" w:rsidP="00000000" w:rsidRDefault="00000000" w:rsidRPr="00000000" w14:paraId="00000018">
      <w:pPr>
        <w:spacing w:line="360" w:lineRule="auto"/>
        <w:rPr>
          <w:b w:val="1"/>
          <w:color w:val="434343"/>
          <w:sz w:val="26"/>
          <w:szCs w:val="26"/>
        </w:rPr>
      </w:pPr>
      <w:r w:rsidDel="00000000" w:rsidR="00000000" w:rsidRPr="00000000">
        <w:rPr>
          <w:b w:val="1"/>
          <w:color w:val="434343"/>
          <w:sz w:val="26"/>
          <w:szCs w:val="26"/>
          <w:rtl w:val="0"/>
        </w:rPr>
        <w:t xml:space="preserve">Miguel Weiping Tang Feng | A01610836</w:t>
      </w:r>
    </w:p>
    <w:p w:rsidR="00000000" w:rsidDel="00000000" w:rsidP="00000000" w:rsidRDefault="00000000" w:rsidRPr="00000000" w14:paraId="00000019">
      <w:pPr>
        <w:spacing w:line="360" w:lineRule="auto"/>
        <w:rPr>
          <w:b w:val="1"/>
          <w:color w:val="434343"/>
          <w:sz w:val="26"/>
          <w:szCs w:val="26"/>
        </w:rPr>
      </w:pPr>
      <w:r w:rsidDel="00000000" w:rsidR="00000000" w:rsidRPr="00000000">
        <w:rPr>
          <w:b w:val="1"/>
          <w:color w:val="434343"/>
          <w:sz w:val="26"/>
          <w:szCs w:val="26"/>
          <w:rtl w:val="0"/>
        </w:rPr>
        <w:t xml:space="preserve">Said Ortigoza Trujillo | A01707430</w:t>
      </w:r>
    </w:p>
    <w:p w:rsidR="00000000" w:rsidDel="00000000" w:rsidP="00000000" w:rsidRDefault="00000000" w:rsidRPr="00000000" w14:paraId="0000001A">
      <w:pPr>
        <w:spacing w:line="360" w:lineRule="auto"/>
        <w:jc w:val="left"/>
        <w:rPr>
          <w:color w:val="434343"/>
          <w:sz w:val="24"/>
          <w:szCs w:val="24"/>
        </w:rPr>
      </w:pPr>
      <w:r w:rsidDel="00000000" w:rsidR="00000000" w:rsidRPr="00000000">
        <w:rPr>
          <w:b w:val="1"/>
          <w:color w:val="434343"/>
          <w:sz w:val="26"/>
          <w:szCs w:val="26"/>
          <w:rtl w:val="0"/>
        </w:rPr>
        <w:t xml:space="preserve">Fernanda Michelle Torres Aguilar | A01067954</w:t>
      </w:r>
      <w:r w:rsidDel="00000000" w:rsidR="00000000" w:rsidRPr="00000000">
        <w:rPr>
          <w:rtl w:val="0"/>
        </w:rPr>
      </w:r>
    </w:p>
    <w:p w:rsidR="00000000" w:rsidDel="00000000" w:rsidP="00000000" w:rsidRDefault="00000000" w:rsidRPr="00000000" w14:paraId="0000001B">
      <w:pPr>
        <w:spacing w:line="360" w:lineRule="auto"/>
        <w:jc w:val="both"/>
        <w:rPr>
          <w:b w:val="1"/>
          <w:color w:val="434343"/>
        </w:rPr>
      </w:pPr>
      <w:r w:rsidDel="00000000" w:rsidR="00000000" w:rsidRPr="00000000">
        <w:rPr>
          <w:b w:val="1"/>
          <w:color w:val="434343"/>
          <w:rtl w:val="0"/>
        </w:rPr>
        <w:t xml:space="preserve">Descripción del problema o situación actual de la empresa</w:t>
      </w:r>
    </w:p>
    <w:p w:rsidR="00000000" w:rsidDel="00000000" w:rsidP="00000000" w:rsidRDefault="00000000" w:rsidRPr="00000000" w14:paraId="0000001C">
      <w:pPr>
        <w:spacing w:line="360" w:lineRule="auto"/>
        <w:jc w:val="both"/>
        <w:rPr>
          <w:b w:val="1"/>
          <w:color w:val="43434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spacing w:line="360" w:lineRule="auto"/>
        <w:jc w:val="both"/>
        <w:rPr>
          <w:color w:val="434343"/>
        </w:rPr>
      </w:pPr>
      <w:r w:rsidDel="00000000" w:rsidR="00000000" w:rsidRPr="00000000">
        <w:rPr>
          <w:color w:val="434343"/>
          <w:rtl w:val="0"/>
        </w:rPr>
        <w:t xml:space="preserve">Actualmente el departamento de recursos humanos de NatGas (Talento y Comunicación), que se encarga de la administración y relación de sus empleados y colaboradores con la empresa cuenta con procesos internos correctamente definidos y secundados por una variedad de sistemas de control interno. Sin embargo, no cuenta con un canal de comunicación oficial, de manera que no puede realizar los procesos de comunicación entre áreas y colaboradores, debido a que sus recursos no son suficientes para la necesidad del departamento.</w:t>
      </w:r>
    </w:p>
    <w:p w:rsidR="00000000" w:rsidDel="00000000" w:rsidP="00000000" w:rsidRDefault="00000000" w:rsidRPr="00000000" w14:paraId="0000001E">
      <w:pPr>
        <w:spacing w:line="360" w:lineRule="auto"/>
        <w:jc w:val="both"/>
        <w:rPr>
          <w:b w:val="1"/>
          <w:color w:val="434343"/>
        </w:rPr>
      </w:pPr>
      <w:r w:rsidDel="00000000" w:rsidR="00000000" w:rsidRPr="00000000">
        <w:rPr>
          <w:color w:val="434343"/>
          <w:rtl w:val="0"/>
        </w:rPr>
        <w:t xml:space="preserve">Los medios de comunicación que el departamento utiliza actualmente es el correo electrónico, whatsapp empresarial, sin embargo, estos medios de comunicación resultan poco eficientes porque no todos los miembros de la empresa están al tanto de sus correos electrónicos.</w:t>
      </w:r>
      <w:r w:rsidDel="00000000" w:rsidR="00000000" w:rsidRPr="00000000">
        <w:rPr>
          <w:rtl w:val="0"/>
        </w:rPr>
      </w:r>
    </w:p>
    <w:p w:rsidR="00000000" w:rsidDel="00000000" w:rsidP="00000000" w:rsidRDefault="00000000" w:rsidRPr="00000000" w14:paraId="0000001F">
      <w:pPr>
        <w:spacing w:line="360" w:lineRule="auto"/>
        <w:jc w:val="both"/>
        <w:rPr>
          <w:color w:val="434343"/>
        </w:rPr>
      </w:pPr>
      <w:r w:rsidDel="00000000" w:rsidR="00000000" w:rsidRPr="00000000">
        <w:rPr>
          <w:color w:val="434343"/>
          <w:rtl w:val="0"/>
        </w:rPr>
        <w:t xml:space="preserve">Además, uno de los medios de comunicación accesibles e interactivos que utilizan es Workplace, sin embargo, la licencia gratuita que proporcionaba la aplicación termina este año, por lo que se ven en la necesidad de un nuevo medio de comunicación interactivo para proporcionar información.</w:t>
      </w:r>
    </w:p>
    <w:p w:rsidR="00000000" w:rsidDel="00000000" w:rsidP="00000000" w:rsidRDefault="00000000" w:rsidRPr="00000000" w14:paraId="00000020">
      <w:pPr>
        <w:spacing w:line="360" w:lineRule="auto"/>
        <w:jc w:val="both"/>
        <w:rPr>
          <w:color w:val="434343"/>
        </w:rPr>
      </w:pPr>
      <w:r w:rsidDel="00000000" w:rsidR="00000000" w:rsidRPr="00000000">
        <w:rPr>
          <w:rtl w:val="0"/>
        </w:rPr>
      </w:r>
    </w:p>
    <w:p w:rsidR="00000000" w:rsidDel="00000000" w:rsidP="00000000" w:rsidRDefault="00000000" w:rsidRPr="00000000" w14:paraId="00000021">
      <w:pPr>
        <w:spacing w:line="360" w:lineRule="auto"/>
        <w:rPr>
          <w:b w:val="1"/>
          <w:color w:val="434343"/>
          <w:sz w:val="24"/>
          <w:szCs w:val="24"/>
        </w:rPr>
      </w:pPr>
      <w:r w:rsidDel="00000000" w:rsidR="00000000" w:rsidRPr="00000000">
        <w:rPr>
          <w:b w:val="1"/>
          <w:color w:val="434343"/>
          <w:rtl w:val="0"/>
        </w:rPr>
        <w:t xml:space="preserve">Requisito de objetivo</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spacing w:line="360" w:lineRule="auto"/>
        <w:rPr>
          <w:color w:val="434343"/>
        </w:rPr>
      </w:pPr>
      <w:r w:rsidDel="00000000" w:rsidR="00000000" w:rsidRPr="00000000">
        <w:rPr>
          <w:color w:val="434343"/>
          <w:rtl w:val="0"/>
        </w:rPr>
        <w:t xml:space="preserve">Aplicación web que permita a la empresa de Natgas gestionar los procesos internos como las vacaciones y los Natgas Blocks, y del mismo modo ser un medio de comunicación entre el departamento de Recursos Humanos y los empleados de la empresa</w:t>
      </w:r>
    </w:p>
    <w:p w:rsidR="00000000" w:rsidDel="00000000" w:rsidP="00000000" w:rsidRDefault="00000000" w:rsidRPr="00000000" w14:paraId="00000023">
      <w:pPr>
        <w:spacing w:line="360" w:lineRule="auto"/>
        <w:rPr>
          <w:b w:val="1"/>
          <w:color w:val="434343"/>
        </w:rPr>
      </w:pPr>
      <w:r w:rsidDel="00000000" w:rsidR="00000000" w:rsidRPr="00000000">
        <w:rPr>
          <w:rtl w:val="0"/>
        </w:rPr>
      </w:r>
    </w:p>
    <w:p w:rsidR="00000000" w:rsidDel="00000000" w:rsidP="00000000" w:rsidRDefault="00000000" w:rsidRPr="00000000" w14:paraId="00000024">
      <w:pPr>
        <w:spacing w:line="360" w:lineRule="auto"/>
        <w:rPr>
          <w:b w:val="1"/>
          <w:color w:val="434343"/>
        </w:rPr>
      </w:pPr>
      <w:r w:rsidDel="00000000" w:rsidR="00000000" w:rsidRPr="00000000">
        <w:rPr>
          <w:b w:val="1"/>
          <w:color w:val="434343"/>
          <w:rtl w:val="0"/>
        </w:rPr>
        <w:t xml:space="preserve">Diagrama de contexto</w:t>
      </w:r>
    </w:p>
    <w:p w:rsidR="00000000" w:rsidDel="00000000" w:rsidP="00000000" w:rsidRDefault="00000000" w:rsidRPr="00000000" w14:paraId="00000025">
      <w:pPr>
        <w:spacing w:line="360" w:lineRule="auto"/>
        <w:rPr>
          <w:b w:val="1"/>
          <w:color w:val="43434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spacing w:line="360" w:lineRule="auto"/>
        <w:jc w:val="center"/>
        <w:rPr>
          <w:color w:val="434343"/>
          <w:sz w:val="24"/>
          <w:szCs w:val="24"/>
        </w:rPr>
      </w:pPr>
      <w:r w:rsidDel="00000000" w:rsidR="00000000" w:rsidRPr="00000000">
        <w:rPr>
          <w:color w:val="434343"/>
          <w:sz w:val="24"/>
          <w:szCs w:val="24"/>
        </w:rPr>
        <w:drawing>
          <wp:inline distB="114300" distT="114300" distL="114300" distR="114300">
            <wp:extent cx="5734050" cy="2470993"/>
            <wp:effectExtent b="0" l="0" r="0" t="0"/>
            <wp:docPr id="13" name="image23.png"/>
            <a:graphic>
              <a:graphicData uri="http://schemas.openxmlformats.org/drawingml/2006/picture">
                <pic:pic>
                  <pic:nvPicPr>
                    <pic:cNvPr id="0" name="image23.png"/>
                    <pic:cNvPicPr preferRelativeResize="0"/>
                  </pic:nvPicPr>
                  <pic:blipFill>
                    <a:blip r:embed="rId7"/>
                    <a:srcRect b="65547" l="0" r="0" t="0"/>
                    <a:stretch>
                      <a:fillRect/>
                    </a:stretch>
                  </pic:blipFill>
                  <pic:spPr>
                    <a:xfrm>
                      <a:off x="0" y="0"/>
                      <a:ext cx="5734050" cy="247099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jc w:val="left"/>
        <w:rPr>
          <w:color w:val="434343"/>
        </w:rPr>
      </w:pPr>
      <w:r w:rsidDel="00000000" w:rsidR="00000000" w:rsidRPr="00000000">
        <w:rPr>
          <w:rtl w:val="0"/>
        </w:rPr>
      </w:r>
    </w:p>
    <w:p w:rsidR="00000000" w:rsidDel="00000000" w:rsidP="00000000" w:rsidRDefault="00000000" w:rsidRPr="00000000" w14:paraId="00000028">
      <w:pPr>
        <w:spacing w:line="360" w:lineRule="auto"/>
        <w:jc w:val="left"/>
        <w:rPr>
          <w:color w:val="434343"/>
        </w:rPr>
      </w:pPr>
      <w:r w:rsidDel="00000000" w:rsidR="00000000" w:rsidRPr="00000000">
        <w:rPr>
          <w:color w:val="434343"/>
          <w:rtl w:val="0"/>
        </w:rPr>
        <w:t xml:space="preserve">a1 -&gt; Recibir notificación de Solicitud de Vacaciones (Estatus de Solicitud de Vacaciones)</w:t>
      </w:r>
    </w:p>
    <w:p w:rsidR="00000000" w:rsidDel="00000000" w:rsidP="00000000" w:rsidRDefault="00000000" w:rsidRPr="00000000" w14:paraId="00000029">
      <w:pPr>
        <w:spacing w:line="360" w:lineRule="auto"/>
        <w:jc w:val="left"/>
        <w:rPr>
          <w:color w:val="434343"/>
        </w:rPr>
      </w:pPr>
      <w:r w:rsidDel="00000000" w:rsidR="00000000" w:rsidRPr="00000000">
        <w:rPr>
          <w:color w:val="434343"/>
          <w:rtl w:val="0"/>
        </w:rPr>
        <w:t xml:space="preserve">a1 -&gt; Ingresa Información (Anuncios, Banners, Programas)</w:t>
      </w:r>
    </w:p>
    <w:p w:rsidR="00000000" w:rsidDel="00000000" w:rsidP="00000000" w:rsidRDefault="00000000" w:rsidRPr="00000000" w14:paraId="0000002A">
      <w:pPr>
        <w:spacing w:line="360" w:lineRule="auto"/>
        <w:jc w:val="left"/>
        <w:rPr>
          <w:color w:val="434343"/>
        </w:rPr>
      </w:pPr>
      <w:r w:rsidDel="00000000" w:rsidR="00000000" w:rsidRPr="00000000">
        <w:rPr>
          <w:color w:val="434343"/>
          <w:rtl w:val="0"/>
        </w:rPr>
        <w:t xml:space="preserve">a1 -&gt; Ingresa Indicador ((NPS, reducción de toneladas de CO2, Porcentaje de Hombres y mujeres)</w:t>
      </w:r>
    </w:p>
    <w:p w:rsidR="00000000" w:rsidDel="00000000" w:rsidP="00000000" w:rsidRDefault="00000000" w:rsidRPr="00000000" w14:paraId="0000002B">
      <w:pPr>
        <w:spacing w:line="360" w:lineRule="auto"/>
        <w:jc w:val="left"/>
        <w:rPr>
          <w:color w:val="434343"/>
        </w:rPr>
      </w:pPr>
      <w:r w:rsidDel="00000000" w:rsidR="00000000" w:rsidRPr="00000000">
        <w:rPr>
          <w:rtl w:val="0"/>
        </w:rPr>
      </w:r>
    </w:p>
    <w:p w:rsidR="00000000" w:rsidDel="00000000" w:rsidP="00000000" w:rsidRDefault="00000000" w:rsidRPr="00000000" w14:paraId="0000002C">
      <w:pPr>
        <w:spacing w:line="360" w:lineRule="auto"/>
        <w:jc w:val="left"/>
        <w:rPr>
          <w:color w:val="434343"/>
        </w:rPr>
      </w:pPr>
      <w:r w:rsidDel="00000000" w:rsidR="00000000" w:rsidRPr="00000000">
        <w:rPr>
          <w:color w:val="434343"/>
          <w:rtl w:val="0"/>
        </w:rPr>
        <w:t xml:space="preserve">a2 -&gt; Consultar datos de empleado (Nombre, Apellidos, Rol, Departamento, Jefe, fecha cumpleaños)</w:t>
      </w:r>
    </w:p>
    <w:p w:rsidR="00000000" w:rsidDel="00000000" w:rsidP="00000000" w:rsidRDefault="00000000" w:rsidRPr="00000000" w14:paraId="0000002D">
      <w:pPr>
        <w:spacing w:line="360" w:lineRule="auto"/>
        <w:rPr>
          <w:color w:val="434343"/>
        </w:rPr>
      </w:pPr>
      <w:r w:rsidDel="00000000" w:rsidR="00000000" w:rsidRPr="00000000">
        <w:rPr>
          <w:color w:val="434343"/>
          <w:rtl w:val="0"/>
        </w:rPr>
        <w:t xml:space="preserve">a2 -&gt; Consultar Anuncios (titulo de anuncio, fecha de publicación, quién lo publicó) </w:t>
      </w:r>
    </w:p>
    <w:p w:rsidR="00000000" w:rsidDel="00000000" w:rsidP="00000000" w:rsidRDefault="00000000" w:rsidRPr="00000000" w14:paraId="0000002E">
      <w:pPr>
        <w:spacing w:line="360" w:lineRule="auto"/>
        <w:rPr>
          <w:color w:val="434343"/>
        </w:rPr>
      </w:pPr>
      <w:r w:rsidDel="00000000" w:rsidR="00000000" w:rsidRPr="00000000">
        <w:rPr>
          <w:color w:val="434343"/>
          <w:rtl w:val="0"/>
        </w:rPr>
        <w:t xml:space="preserve">a2 -&gt; Consultar Indicador (NPS, reducción de toneladas de CO2, Porcentaje de Hombres y mujeres)</w:t>
      </w:r>
      <w:r w:rsidDel="00000000" w:rsidR="00000000" w:rsidRPr="00000000">
        <w:rPr>
          <w:rtl w:val="0"/>
        </w:rPr>
      </w:r>
    </w:p>
    <w:p w:rsidR="00000000" w:rsidDel="00000000" w:rsidP="00000000" w:rsidRDefault="00000000" w:rsidRPr="00000000" w14:paraId="0000002F">
      <w:pPr>
        <w:spacing w:line="360" w:lineRule="auto"/>
        <w:jc w:val="left"/>
        <w:rPr>
          <w:color w:val="434343"/>
        </w:rPr>
      </w:pPr>
      <w:r w:rsidDel="00000000" w:rsidR="00000000" w:rsidRPr="00000000">
        <w:rPr>
          <w:rtl w:val="0"/>
        </w:rPr>
      </w:r>
    </w:p>
    <w:p w:rsidR="00000000" w:rsidDel="00000000" w:rsidP="00000000" w:rsidRDefault="00000000" w:rsidRPr="00000000" w14:paraId="00000030">
      <w:pPr>
        <w:spacing w:line="360" w:lineRule="auto"/>
        <w:jc w:val="left"/>
        <w:rPr>
          <w:color w:val="434343"/>
        </w:rPr>
      </w:pPr>
      <w:r w:rsidDel="00000000" w:rsidR="00000000" w:rsidRPr="00000000">
        <w:rPr>
          <w:color w:val="434343"/>
          <w:rtl w:val="0"/>
        </w:rPr>
        <w:t xml:space="preserve">b1 -&gt; Responder status de solicitud de Vacaciones (Permiso)</w:t>
      </w:r>
    </w:p>
    <w:p w:rsidR="00000000" w:rsidDel="00000000" w:rsidP="00000000" w:rsidRDefault="00000000" w:rsidRPr="00000000" w14:paraId="00000031">
      <w:pPr>
        <w:spacing w:line="360" w:lineRule="auto"/>
        <w:jc w:val="left"/>
        <w:rPr>
          <w:color w:val="434343"/>
        </w:rPr>
      </w:pPr>
      <w:r w:rsidDel="00000000" w:rsidR="00000000" w:rsidRPr="00000000">
        <w:rPr>
          <w:color w:val="434343"/>
          <w:rtl w:val="0"/>
        </w:rPr>
        <w:t xml:space="preserve">b1 -&gt; Ingresa Solicitud de Vacaciones (Nombre del colaborador, No. Empleado, Puesto, Fecha de Solicitud, Días correspondientes, Días Solicitados, Días pendientes por disfrutar, Año de antigüedad Fecha de Inicio, Fecha de Fin, Fecha de Reanudación, Suplente)</w:t>
      </w:r>
    </w:p>
    <w:p w:rsidR="00000000" w:rsidDel="00000000" w:rsidP="00000000" w:rsidRDefault="00000000" w:rsidRPr="00000000" w14:paraId="00000032">
      <w:pPr>
        <w:spacing w:line="360" w:lineRule="auto"/>
        <w:jc w:val="left"/>
        <w:rPr>
          <w:color w:val="434343"/>
        </w:rPr>
      </w:pPr>
      <w:r w:rsidDel="00000000" w:rsidR="00000000" w:rsidRPr="00000000">
        <w:rPr>
          <w:rtl w:val="0"/>
        </w:rPr>
      </w:r>
    </w:p>
    <w:p w:rsidR="00000000" w:rsidDel="00000000" w:rsidP="00000000" w:rsidRDefault="00000000" w:rsidRPr="00000000" w14:paraId="00000033">
      <w:pPr>
        <w:spacing w:line="360" w:lineRule="auto"/>
        <w:jc w:val="left"/>
        <w:rPr>
          <w:color w:val="434343"/>
        </w:rPr>
      </w:pPr>
      <w:r w:rsidDel="00000000" w:rsidR="00000000" w:rsidRPr="00000000">
        <w:rPr>
          <w:color w:val="434343"/>
          <w:rtl w:val="0"/>
        </w:rPr>
        <w:t xml:space="preserve">b2 -&gt; Recibe Solicitud de Vacaciones (Nombre del colaborador, No. Empleado, Puesto, Fecha de Solicitud, Días correspondientes, Días Solicitados, Días pendientes por disfrutar, Año de antigüedad Fecha de Inicio, Fecha de Fin, Fecha de Reanudación, Suplente)</w:t>
      </w:r>
    </w:p>
    <w:p w:rsidR="00000000" w:rsidDel="00000000" w:rsidP="00000000" w:rsidRDefault="00000000" w:rsidRPr="00000000" w14:paraId="00000034">
      <w:pPr>
        <w:spacing w:line="360" w:lineRule="auto"/>
        <w:jc w:val="left"/>
        <w:rPr>
          <w:color w:val="434343"/>
        </w:rPr>
      </w:pPr>
      <w:r w:rsidDel="00000000" w:rsidR="00000000" w:rsidRPr="00000000">
        <w:rPr>
          <w:color w:val="434343"/>
          <w:rtl w:val="0"/>
        </w:rPr>
        <w:t xml:space="preserve">b2 -&gt; Recibe Petición de NatGas Blocks (Nombre del empleado, No Empleado, Día solicitado, Motivo)</w:t>
      </w:r>
    </w:p>
    <w:p w:rsidR="00000000" w:rsidDel="00000000" w:rsidP="00000000" w:rsidRDefault="00000000" w:rsidRPr="00000000" w14:paraId="00000035">
      <w:pPr>
        <w:spacing w:line="360" w:lineRule="auto"/>
        <w:jc w:val="left"/>
        <w:rPr>
          <w:color w:val="434343"/>
        </w:rPr>
      </w:pPr>
      <w:r w:rsidDel="00000000" w:rsidR="00000000" w:rsidRPr="00000000">
        <w:rPr>
          <w:color w:val="434343"/>
          <w:rtl w:val="0"/>
        </w:rPr>
        <w:t xml:space="preserve">b2 -&gt; Consultar Anuncios (titulo de anuncio, fecha de publicación, quién lo publicó)</w:t>
      </w:r>
    </w:p>
    <w:p w:rsidR="00000000" w:rsidDel="00000000" w:rsidP="00000000" w:rsidRDefault="00000000" w:rsidRPr="00000000" w14:paraId="00000036">
      <w:pPr>
        <w:spacing w:line="360" w:lineRule="auto"/>
        <w:jc w:val="left"/>
        <w:rPr>
          <w:color w:val="434343"/>
        </w:rPr>
      </w:pPr>
      <w:r w:rsidDel="00000000" w:rsidR="00000000" w:rsidRPr="00000000">
        <w:rPr>
          <w:rtl w:val="0"/>
        </w:rPr>
      </w:r>
    </w:p>
    <w:p w:rsidR="00000000" w:rsidDel="00000000" w:rsidP="00000000" w:rsidRDefault="00000000" w:rsidRPr="00000000" w14:paraId="00000037">
      <w:pPr>
        <w:spacing w:line="360" w:lineRule="auto"/>
        <w:jc w:val="left"/>
        <w:rPr>
          <w:color w:val="434343"/>
        </w:rPr>
      </w:pPr>
      <w:r w:rsidDel="00000000" w:rsidR="00000000" w:rsidRPr="00000000">
        <w:rPr>
          <w:color w:val="434343"/>
          <w:rtl w:val="0"/>
        </w:rPr>
        <w:t xml:space="preserve">c1 -&gt; Ingresa Solicitud de Vacaciones (Nombre del colaborador, No. Empleado, Puesto, Fecha de Solicitud, Días correspondientes, Días Solicitados, Días pendientes por disfrutar, Año de antigüedad Fecha de Inicio, Fecha de Fin, Fecha de Reanudación, Suplente)</w:t>
      </w:r>
    </w:p>
    <w:p w:rsidR="00000000" w:rsidDel="00000000" w:rsidP="00000000" w:rsidRDefault="00000000" w:rsidRPr="00000000" w14:paraId="00000038">
      <w:pPr>
        <w:spacing w:line="360" w:lineRule="auto"/>
        <w:jc w:val="left"/>
        <w:rPr>
          <w:color w:val="434343"/>
        </w:rPr>
      </w:pPr>
      <w:r w:rsidDel="00000000" w:rsidR="00000000" w:rsidRPr="00000000">
        <w:rPr>
          <w:rtl w:val="0"/>
        </w:rPr>
      </w:r>
    </w:p>
    <w:p w:rsidR="00000000" w:rsidDel="00000000" w:rsidP="00000000" w:rsidRDefault="00000000" w:rsidRPr="00000000" w14:paraId="00000039">
      <w:pPr>
        <w:spacing w:line="360" w:lineRule="auto"/>
        <w:jc w:val="left"/>
        <w:rPr>
          <w:color w:val="434343"/>
        </w:rPr>
      </w:pPr>
      <w:r w:rsidDel="00000000" w:rsidR="00000000" w:rsidRPr="00000000">
        <w:rPr>
          <w:color w:val="434343"/>
          <w:rtl w:val="0"/>
        </w:rPr>
        <w:t xml:space="preserve">c2 -&gt; Consultar Anuncios (titulo de anuncio, fecha de publicación, quién lo publicó) </w:t>
      </w:r>
    </w:p>
    <w:p w:rsidR="00000000" w:rsidDel="00000000" w:rsidP="00000000" w:rsidRDefault="00000000" w:rsidRPr="00000000" w14:paraId="0000003A">
      <w:pPr>
        <w:spacing w:line="360" w:lineRule="auto"/>
        <w:jc w:val="left"/>
        <w:rPr>
          <w:color w:val="434343"/>
        </w:rPr>
      </w:pPr>
      <w:r w:rsidDel="00000000" w:rsidR="00000000" w:rsidRPr="00000000">
        <w:rPr>
          <w:rtl w:val="0"/>
        </w:rPr>
      </w:r>
    </w:p>
    <w:p w:rsidR="00000000" w:rsidDel="00000000" w:rsidP="00000000" w:rsidRDefault="00000000" w:rsidRPr="00000000" w14:paraId="0000003B">
      <w:pPr>
        <w:spacing w:line="360" w:lineRule="auto"/>
        <w:jc w:val="left"/>
        <w:rPr>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03C">
      <w:pPr>
        <w:spacing w:line="360" w:lineRule="auto"/>
        <w:jc w:val="left"/>
        <w:rPr>
          <w:b w:val="1"/>
          <w:color w:val="434343"/>
        </w:rPr>
      </w:pPr>
      <w:r w:rsidDel="00000000" w:rsidR="00000000" w:rsidRPr="00000000">
        <w:rPr>
          <w:b w:val="1"/>
          <w:color w:val="434343"/>
          <w:rtl w:val="0"/>
        </w:rPr>
        <w:t xml:space="preserve">Requisitos funcionales (Diagrama de Casos de Uso)</w:t>
      </w:r>
    </w:p>
    <w:p w:rsidR="00000000" w:rsidDel="00000000" w:rsidP="00000000" w:rsidRDefault="00000000" w:rsidRPr="00000000" w14:paraId="0000003D">
      <w:pPr>
        <w:spacing w:line="360" w:lineRule="auto"/>
        <w:jc w:val="left"/>
        <w:rPr>
          <w:b w:val="1"/>
          <w:color w:val="43434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spacing w:line="360" w:lineRule="auto"/>
        <w:jc w:val="left"/>
        <w:rPr>
          <w:b w:val="1"/>
          <w:color w:val="434343"/>
        </w:rPr>
      </w:pPr>
      <w:hyperlink r:id="rId8">
        <w:r w:rsidDel="00000000" w:rsidR="00000000" w:rsidRPr="00000000">
          <w:rPr>
            <w:b w:val="1"/>
            <w:color w:val="1155cc"/>
            <w:u w:val="single"/>
            <w:rtl w:val="0"/>
          </w:rPr>
          <w:t xml:space="preserve">https://drive.google.com/file/d/1TxRNe3f_XDdiF93V1kPqe0C4Gm0fqGfM/view?usp=sharing</w:t>
        </w:r>
      </w:hyperlink>
      <w:r w:rsidDel="00000000" w:rsidR="00000000" w:rsidRPr="00000000">
        <w:rPr>
          <w:rtl w:val="0"/>
        </w:rPr>
      </w:r>
    </w:p>
    <w:p w:rsidR="00000000" w:rsidDel="00000000" w:rsidP="00000000" w:rsidRDefault="00000000" w:rsidRPr="00000000" w14:paraId="0000003F">
      <w:pPr>
        <w:spacing w:line="360" w:lineRule="auto"/>
        <w:jc w:val="left"/>
        <w:rPr>
          <w:b w:val="1"/>
          <w:color w:val="434343"/>
        </w:rPr>
      </w:pPr>
      <w:r w:rsidDel="00000000" w:rsidR="00000000" w:rsidRPr="00000000">
        <w:rPr>
          <w:b w:val="1"/>
          <w:color w:val="434343"/>
        </w:rPr>
        <w:drawing>
          <wp:inline distB="114300" distT="114300" distL="114300" distR="114300">
            <wp:extent cx="5731200" cy="6692900"/>
            <wp:effectExtent b="0" l="0" r="0" t="0"/>
            <wp:docPr id="1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12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jc w:val="center"/>
        <w:rPr>
          <w:b w:val="1"/>
          <w:color w:val="434343"/>
        </w:rPr>
      </w:pPr>
      <w:r w:rsidDel="00000000" w:rsidR="00000000" w:rsidRPr="00000000">
        <w:rPr>
          <w:rtl w:val="0"/>
        </w:rPr>
      </w:r>
    </w:p>
    <w:p w:rsidR="00000000" w:rsidDel="00000000" w:rsidP="00000000" w:rsidRDefault="00000000" w:rsidRPr="00000000" w14:paraId="00000041">
      <w:pPr>
        <w:spacing w:line="360" w:lineRule="auto"/>
        <w:jc w:val="left"/>
        <w:rPr>
          <w:b w:val="1"/>
          <w:color w:val="434343"/>
        </w:rPr>
      </w:pPr>
      <w:r w:rsidDel="00000000" w:rsidR="00000000" w:rsidRPr="00000000">
        <w:rPr>
          <w:rtl w:val="0"/>
        </w:rPr>
      </w:r>
    </w:p>
    <w:p w:rsidR="00000000" w:rsidDel="00000000" w:rsidP="00000000" w:rsidRDefault="00000000" w:rsidRPr="00000000" w14:paraId="00000042">
      <w:pPr>
        <w:spacing w:line="360" w:lineRule="auto"/>
        <w:ind w:left="0" w:firstLine="0"/>
        <w:jc w:val="left"/>
        <w:rP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043">
      <w:pPr>
        <w:spacing w:line="360" w:lineRule="auto"/>
        <w:ind w:left="0" w:firstLine="0"/>
        <w:jc w:val="left"/>
        <w:rPr>
          <w:b w:val="1"/>
          <w:color w:val="434343"/>
        </w:rPr>
      </w:pPr>
      <w:r w:rsidDel="00000000" w:rsidR="00000000" w:rsidRPr="00000000">
        <w:rPr>
          <w:rtl w:val="0"/>
        </w:rPr>
      </w:r>
    </w:p>
    <w:p w:rsidR="00000000" w:rsidDel="00000000" w:rsidP="00000000" w:rsidRDefault="00000000" w:rsidRPr="00000000" w14:paraId="00000044">
      <w:pPr>
        <w:numPr>
          <w:ilvl w:val="0"/>
          <w:numId w:val="14"/>
        </w:numPr>
        <w:spacing w:line="360" w:lineRule="auto"/>
        <w:ind w:left="720" w:hanging="360"/>
        <w:jc w:val="left"/>
        <w:rPr>
          <w:b w:val="1"/>
          <w:color w:val="434343"/>
          <w:u w:val="none"/>
        </w:rPr>
      </w:pPr>
      <w:r w:rsidDel="00000000" w:rsidR="00000000" w:rsidRPr="00000000">
        <w:rPr>
          <w:b w:val="1"/>
          <w:color w:val="434343"/>
          <w:rtl w:val="0"/>
        </w:rPr>
        <w:t xml:space="preserve">Tabla de Herencia del Diagrama de Casos de Uso</w:t>
      </w:r>
    </w:p>
    <w:tbl>
      <w:tblPr>
        <w:tblStyle w:val="Table1"/>
        <w:tblW w:w="817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00"/>
        <w:gridCol w:w="1005"/>
        <w:gridCol w:w="600"/>
        <w:gridCol w:w="720"/>
        <w:gridCol w:w="1950"/>
        <w:tblGridChange w:id="0">
          <w:tblGrid>
            <w:gridCol w:w="3900"/>
            <w:gridCol w:w="1005"/>
            <w:gridCol w:w="600"/>
            <w:gridCol w:w="720"/>
            <w:gridCol w:w="195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045">
            <w:pPr>
              <w:widowControl w:val="0"/>
              <w:rPr>
                <w:sz w:val="20"/>
                <w:szCs w:val="20"/>
              </w:rPr>
            </w:pPr>
            <w:r w:rsidDel="00000000" w:rsidR="00000000" w:rsidRPr="00000000">
              <w:rPr>
                <w:b w:val="1"/>
                <w:sz w:val="20"/>
                <w:szCs w:val="20"/>
                <w:rtl w:val="0"/>
              </w:rPr>
              <w:t xml:space="preserve">Funciones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46">
            <w:pPr>
              <w:widowControl w:val="0"/>
              <w:rPr>
                <w:sz w:val="20"/>
                <w:szCs w:val="20"/>
              </w:rPr>
            </w:pPr>
            <w:r w:rsidDel="00000000" w:rsidR="00000000" w:rsidRPr="00000000">
              <w:rPr>
                <w:b w:val="1"/>
                <w:sz w:val="20"/>
                <w:szCs w:val="20"/>
                <w:rtl w:val="0"/>
              </w:rPr>
              <w:t xml:space="preserve">Operador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47">
            <w:pPr>
              <w:widowControl w:val="0"/>
              <w:rPr>
                <w:sz w:val="20"/>
                <w:szCs w:val="20"/>
              </w:rPr>
            </w:pPr>
            <w:r w:rsidDel="00000000" w:rsidR="00000000" w:rsidRPr="00000000">
              <w:rPr>
                <w:b w:val="1"/>
                <w:sz w:val="20"/>
                <w:szCs w:val="20"/>
                <w:rtl w:val="0"/>
              </w:rPr>
              <w:t xml:space="preserve">Líder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48">
            <w:pPr>
              <w:widowControl w:val="0"/>
              <w:rPr>
                <w:sz w:val="20"/>
                <w:szCs w:val="20"/>
              </w:rPr>
            </w:pPr>
            <w:r w:rsidDel="00000000" w:rsidR="00000000" w:rsidRPr="00000000">
              <w:rPr>
                <w:b w:val="1"/>
                <w:sz w:val="20"/>
                <w:szCs w:val="20"/>
                <w:rtl w:val="0"/>
              </w:rPr>
              <w:t xml:space="preserve">Admin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49">
            <w:pPr>
              <w:widowControl w:val="0"/>
              <w:rPr>
                <w:sz w:val="20"/>
                <w:szCs w:val="20"/>
              </w:rPr>
            </w:pPr>
            <w:r w:rsidDel="00000000" w:rsidR="00000000" w:rsidRPr="00000000">
              <w:rPr>
                <w:b w:val="1"/>
                <w:sz w:val="20"/>
                <w:szCs w:val="20"/>
                <w:rtl w:val="0"/>
              </w:rPr>
              <w:t xml:space="preserve">Usuario Registrado</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rPr>
                <w:sz w:val="20"/>
                <w:szCs w:val="20"/>
              </w:rPr>
            </w:pPr>
            <w:r w:rsidDel="00000000" w:rsidR="00000000" w:rsidRPr="00000000">
              <w:rPr>
                <w:sz w:val="20"/>
                <w:szCs w:val="20"/>
                <w:rtl w:val="0"/>
              </w:rPr>
              <w:t xml:space="preserve">Autenticarse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jc w:val="center"/>
              <w:rPr>
                <w:sz w:val="20"/>
                <w:szCs w:val="20"/>
              </w:rPr>
            </w:pPr>
            <w:r w:rsidDel="00000000" w:rsidR="00000000" w:rsidRPr="00000000">
              <w:rPr>
                <w:sz w:val="20"/>
                <w:szCs w:val="20"/>
                <w:rtl w:val="0"/>
              </w:rPr>
              <w:t xml:space="preserve">x</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F">
            <w:pPr>
              <w:widowControl w:val="0"/>
              <w:rPr>
                <w:sz w:val="20"/>
                <w:szCs w:val="20"/>
              </w:rPr>
            </w:pPr>
            <w:r w:rsidDel="00000000" w:rsidR="00000000" w:rsidRPr="00000000">
              <w:rPr>
                <w:sz w:val="20"/>
                <w:szCs w:val="20"/>
                <w:rtl w:val="0"/>
              </w:rPr>
              <w:t xml:space="preserve">Consultar indicador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rPr>
                <w:sz w:val="20"/>
                <w:szCs w:val="20"/>
              </w:rPr>
            </w:pPr>
            <w:r w:rsidDel="00000000" w:rsidR="00000000" w:rsidRPr="00000000">
              <w:rPr>
                <w:sz w:val="20"/>
                <w:szCs w:val="20"/>
                <w:rtl w:val="0"/>
              </w:rPr>
              <w:t xml:space="preserve">Consultar anuncio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rPr>
                <w:sz w:val="20"/>
                <w:szCs w:val="20"/>
              </w:rPr>
            </w:pPr>
            <w:r w:rsidDel="00000000" w:rsidR="00000000" w:rsidRPr="00000000">
              <w:rPr>
                <w:sz w:val="20"/>
                <w:szCs w:val="20"/>
                <w:rtl w:val="0"/>
              </w:rPr>
              <w:t xml:space="preserve">Registrar solicitud de vacación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rPr>
                <w:sz w:val="20"/>
                <w:szCs w:val="20"/>
              </w:rPr>
            </w:pPr>
            <w:r w:rsidDel="00000000" w:rsidR="00000000" w:rsidRPr="00000000">
              <w:rPr>
                <w:sz w:val="20"/>
                <w:szCs w:val="20"/>
                <w:rtl w:val="0"/>
              </w:rPr>
              <w:t xml:space="preserve">Registrar solicitud de NGB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rPr>
                <w:sz w:val="20"/>
                <w:szCs w:val="20"/>
              </w:rPr>
            </w:pPr>
            <w:r w:rsidDel="00000000" w:rsidR="00000000" w:rsidRPr="00000000">
              <w:rPr>
                <w:sz w:val="20"/>
                <w:szCs w:val="20"/>
                <w:rtl w:val="0"/>
              </w:rPr>
              <w:t xml:space="preserve">Consultar Perfil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8">
            <w:pPr>
              <w:widowControl w:val="0"/>
              <w:rPr>
                <w:sz w:val="20"/>
                <w:szCs w:val="20"/>
              </w:rPr>
            </w:pPr>
            <w:r w:rsidDel="00000000" w:rsidR="00000000" w:rsidRPr="00000000">
              <w:rPr>
                <w:sz w:val="20"/>
                <w:szCs w:val="20"/>
                <w:rtl w:val="0"/>
              </w:rPr>
              <w:t xml:space="preserve">Registrar status de solicitud NGB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rPr>
                <w:sz w:val="20"/>
                <w:szCs w:val="20"/>
              </w:rPr>
            </w:pPr>
            <w:r w:rsidDel="00000000" w:rsidR="00000000" w:rsidRPr="00000000">
              <w:rPr>
                <w:sz w:val="20"/>
                <w:szCs w:val="20"/>
                <w:rtl w:val="0"/>
              </w:rPr>
              <w:t xml:space="preserve">Registrar status de solicitud de vacación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sz w:val="20"/>
                <w:szCs w:val="20"/>
                <w:rtl w:val="0"/>
              </w:rPr>
              <w:t xml:space="preserve">Consultar status de solicitud de vacación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sz w:val="20"/>
                <w:szCs w:val="20"/>
                <w:rtl w:val="0"/>
              </w:rPr>
              <w:t xml:space="preserve">Filtrar solicitudes de vacación por área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A">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C">
            <w:pPr>
              <w:widowControl w:val="0"/>
              <w:rPr>
                <w:sz w:val="20"/>
                <w:szCs w:val="20"/>
              </w:rPr>
            </w:pPr>
            <w:r w:rsidDel="00000000" w:rsidR="00000000" w:rsidRPr="00000000">
              <w:rPr>
                <w:sz w:val="20"/>
                <w:szCs w:val="20"/>
                <w:rtl w:val="0"/>
              </w:rPr>
              <w:t xml:space="preserve">Filtrar solicitudes de vacación por mes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F">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1">
            <w:pPr>
              <w:widowControl w:val="0"/>
              <w:rPr>
                <w:sz w:val="20"/>
                <w:szCs w:val="20"/>
              </w:rPr>
            </w:pPr>
            <w:r w:rsidDel="00000000" w:rsidR="00000000" w:rsidRPr="00000000">
              <w:rPr>
                <w:sz w:val="20"/>
                <w:szCs w:val="20"/>
                <w:rtl w:val="0"/>
              </w:rPr>
              <w:t xml:space="preserve">Descargar reporte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2">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3">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4">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sz w:val="20"/>
                <w:szCs w:val="20"/>
                <w:rtl w:val="0"/>
              </w:rPr>
              <w:t xml:space="preserve">Registrar anuncios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widowControl w:val="0"/>
              <w:rPr>
                <w:sz w:val="20"/>
                <w:szCs w:val="20"/>
              </w:rPr>
            </w:pPr>
            <w:r w:rsidDel="00000000" w:rsidR="00000000" w:rsidRPr="00000000">
              <w:rPr>
                <w:sz w:val="20"/>
                <w:szCs w:val="20"/>
                <w:rtl w:val="0"/>
              </w:rPr>
              <w:t xml:space="preserve">Registrar indicador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sz w:val="20"/>
                <w:szCs w:val="20"/>
                <w:rtl w:val="0"/>
              </w:rPr>
              <w:t xml:space="preserve">Registrar banners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sz w:val="20"/>
                <w:szCs w:val="20"/>
                <w:rtl w:val="0"/>
              </w:rPr>
              <w:t xml:space="preserve">Registrar usuarios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sz w:val="20"/>
                <w:szCs w:val="20"/>
                <w:rtl w:val="0"/>
              </w:rPr>
              <w:t xml:space="preserve">Consultar empleados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widowControl w:val="0"/>
              <w:rPr>
                <w:sz w:val="20"/>
                <w:szCs w:val="20"/>
              </w:rPr>
            </w:pPr>
            <w:r w:rsidDel="00000000" w:rsidR="00000000" w:rsidRPr="00000000">
              <w:rPr>
                <w:rtl w:val="0"/>
              </w:rPr>
            </w:r>
          </w:p>
        </w:tc>
      </w:tr>
    </w:tbl>
    <w:p w:rsidR="00000000" w:rsidDel="00000000" w:rsidP="00000000" w:rsidRDefault="00000000" w:rsidRPr="00000000" w14:paraId="0000009F">
      <w:pPr>
        <w:spacing w:line="360" w:lineRule="auto"/>
        <w:jc w:val="left"/>
        <w:rPr>
          <w:b w:val="1"/>
          <w:color w:val="434343"/>
        </w:rPr>
      </w:pPr>
      <w:r w:rsidDel="00000000" w:rsidR="00000000" w:rsidRPr="00000000">
        <w:rPr>
          <w:rtl w:val="0"/>
        </w:rPr>
      </w:r>
    </w:p>
    <w:p w:rsidR="00000000" w:rsidDel="00000000" w:rsidP="00000000" w:rsidRDefault="00000000" w:rsidRPr="00000000" w14:paraId="000000A0">
      <w:pPr>
        <w:numPr>
          <w:ilvl w:val="0"/>
          <w:numId w:val="17"/>
        </w:numPr>
        <w:spacing w:line="360" w:lineRule="auto"/>
        <w:ind w:left="720" w:hanging="360"/>
        <w:jc w:val="left"/>
        <w:rPr>
          <w:b w:val="1"/>
          <w:color w:val="434343"/>
          <w:u w:val="none"/>
        </w:rPr>
      </w:pPr>
      <w:r w:rsidDel="00000000" w:rsidR="00000000" w:rsidRPr="00000000">
        <w:rPr>
          <w:b w:val="1"/>
          <w:color w:val="434343"/>
          <w:rtl w:val="0"/>
        </w:rPr>
        <w:t xml:space="preserve">Tabla de Priorización de Requisitos Funcionales</w:t>
      </w:r>
    </w:p>
    <w:p w:rsidR="00000000" w:rsidDel="00000000" w:rsidP="00000000" w:rsidRDefault="00000000" w:rsidRPr="00000000" w14:paraId="000000A1">
      <w:pPr>
        <w:spacing w:line="360" w:lineRule="auto"/>
        <w:jc w:val="left"/>
        <w:rPr>
          <w:b w:val="1"/>
          <w:color w:val="434343"/>
        </w:rPr>
      </w:pPr>
      <w:r w:rsidDel="00000000" w:rsidR="00000000" w:rsidRPr="00000000">
        <w:rPr>
          <w:rtl w:val="0"/>
        </w:rPr>
      </w:r>
    </w:p>
    <w:tbl>
      <w:tblPr>
        <w:tblStyle w:val="Table2"/>
        <w:tblW w:w="759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1050"/>
        <w:gridCol w:w="1050"/>
        <w:gridCol w:w="1365"/>
        <w:gridCol w:w="1170"/>
        <w:tblGridChange w:id="0">
          <w:tblGrid>
            <w:gridCol w:w="2955"/>
            <w:gridCol w:w="1050"/>
            <w:gridCol w:w="1050"/>
            <w:gridCol w:w="1365"/>
            <w:gridCol w:w="117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b w:val="1"/>
                <w:sz w:val="20"/>
                <w:szCs w:val="20"/>
                <w:rtl w:val="0"/>
              </w:rPr>
              <w:t xml:space="preserve">Funciones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A3">
            <w:pPr>
              <w:widowControl w:val="0"/>
              <w:rPr>
                <w:sz w:val="20"/>
                <w:szCs w:val="20"/>
              </w:rPr>
            </w:pPr>
            <w:r w:rsidDel="00000000" w:rsidR="00000000" w:rsidRPr="00000000">
              <w:rPr>
                <w:b w:val="1"/>
                <w:sz w:val="20"/>
                <w:szCs w:val="20"/>
                <w:rtl w:val="0"/>
              </w:rPr>
              <w:t xml:space="preserve">Riesgo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b w:val="1"/>
                <w:sz w:val="20"/>
                <w:szCs w:val="20"/>
                <w:rtl w:val="0"/>
              </w:rPr>
              <w:t xml:space="preserve">Valor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b w:val="1"/>
                <w:sz w:val="20"/>
                <w:szCs w:val="20"/>
                <w:rtl w:val="0"/>
              </w:rPr>
              <w:t xml:space="preserve">Complejidad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b w:val="1"/>
                <w:sz w:val="20"/>
                <w:szCs w:val="20"/>
                <w:rtl w:val="0"/>
              </w:rPr>
              <w:t xml:space="preserve">Estabilidad</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rPr>
                <w:sz w:val="20"/>
                <w:szCs w:val="20"/>
              </w:rPr>
            </w:pPr>
            <w:r w:rsidDel="00000000" w:rsidR="00000000" w:rsidRPr="00000000">
              <w:rPr>
                <w:sz w:val="20"/>
                <w:szCs w:val="20"/>
                <w:rtl w:val="0"/>
              </w:rPr>
              <w:t xml:space="preserve">Módulo de sesiones</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AC">
            <w:pPr>
              <w:widowControl w:val="0"/>
              <w:rPr>
                <w:sz w:val="20"/>
                <w:szCs w:val="20"/>
              </w:rPr>
            </w:pPr>
            <w:r w:rsidDel="00000000" w:rsidR="00000000" w:rsidRPr="00000000">
              <w:rPr>
                <w:sz w:val="20"/>
                <w:szCs w:val="20"/>
                <w:rtl w:val="0"/>
              </w:rPr>
              <w:t xml:space="preserve">Autenticarse</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AD">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AE">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AF">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B0">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B1">
            <w:pPr>
              <w:widowControl w:val="0"/>
              <w:rPr>
                <w:sz w:val="20"/>
                <w:szCs w:val="20"/>
              </w:rPr>
            </w:pPr>
            <w:r w:rsidDel="00000000" w:rsidR="00000000" w:rsidRPr="00000000">
              <w:rPr>
                <w:sz w:val="20"/>
                <w:szCs w:val="20"/>
                <w:rtl w:val="0"/>
              </w:rPr>
              <w:t xml:space="preserve">Cerrar sesión</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B2">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B3">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B4">
            <w:pPr>
              <w:widowControl w:val="0"/>
              <w:rPr>
                <w:sz w:val="20"/>
                <w:szCs w:val="20"/>
              </w:rPr>
            </w:pPr>
            <w:r w:rsidDel="00000000" w:rsidR="00000000" w:rsidRPr="00000000">
              <w:rPr>
                <w:sz w:val="20"/>
                <w:szCs w:val="20"/>
                <w:rtl w:val="0"/>
              </w:rPr>
              <w:t xml:space="preserve">Medio bajo</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B5">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sz w:val="20"/>
                <w:szCs w:val="20"/>
                <w:rtl w:val="0"/>
              </w:rPr>
              <w:t xml:space="preserve">Módulo de usuarios</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sz w:val="20"/>
                <w:szCs w:val="20"/>
                <w:rtl w:val="0"/>
              </w:rPr>
              <w:t xml:space="preserve">Registrar usuarios</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1">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sz w:val="20"/>
                <w:szCs w:val="20"/>
                <w:rtl w:val="0"/>
              </w:rPr>
              <w:t xml:space="preserve">Modificar usuarios</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A">
            <w:pPr>
              <w:widowControl w:val="0"/>
              <w:rPr>
                <w:sz w:val="20"/>
                <w:szCs w:val="20"/>
              </w:rPr>
            </w:pPr>
            <w:r w:rsidDel="00000000" w:rsidR="00000000" w:rsidRPr="00000000">
              <w:rPr>
                <w:sz w:val="20"/>
                <w:szCs w:val="20"/>
                <w:rtl w:val="0"/>
              </w:rPr>
              <w:t xml:space="preserve">Eliminar usuarios</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Módulo vacaciones</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sz w:val="20"/>
                <w:szCs w:val="20"/>
                <w:rtl w:val="0"/>
              </w:rPr>
              <w:t xml:space="preserve">Registrar solicitud de vacación</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Media Alta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DD">
            <w:pPr>
              <w:widowControl w:val="0"/>
              <w:rPr>
                <w:sz w:val="20"/>
                <w:szCs w:val="20"/>
              </w:rPr>
            </w:pPr>
            <w:r w:rsidDel="00000000" w:rsidR="00000000" w:rsidRPr="00000000">
              <w:rPr>
                <w:sz w:val="20"/>
                <w:szCs w:val="20"/>
                <w:rtl w:val="0"/>
              </w:rPr>
              <w:t xml:space="preserve">Media Alta</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sz w:val="20"/>
                <w:szCs w:val="20"/>
                <w:rtl w:val="0"/>
              </w:rPr>
              <w:t xml:space="preserve">Registrar status de solicitud de vacación</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sz w:val="20"/>
                <w:szCs w:val="20"/>
                <w:rtl w:val="0"/>
              </w:rPr>
              <w:t xml:space="preserve">Media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2">
            <w:pPr>
              <w:widowControl w:val="0"/>
              <w:rPr>
                <w:sz w:val="20"/>
                <w:szCs w:val="20"/>
              </w:rPr>
            </w:pPr>
            <w:r w:rsidDel="00000000" w:rsidR="00000000" w:rsidRPr="00000000">
              <w:rPr>
                <w:sz w:val="20"/>
                <w:szCs w:val="20"/>
                <w:rtl w:val="0"/>
              </w:rPr>
              <w:t xml:space="preserve">Alta</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sz w:val="20"/>
                <w:szCs w:val="20"/>
                <w:rtl w:val="0"/>
              </w:rPr>
              <w:t xml:space="preserve">Consultar status de solicitud de vacación</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6">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sz w:val="20"/>
                <w:szCs w:val="20"/>
                <w:rtl w:val="0"/>
              </w:rPr>
              <w:t xml:space="preserve">Eliminar solicitud de vacación</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B">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C">
            <w:pPr>
              <w:widowControl w:val="0"/>
              <w:rPr>
                <w:sz w:val="20"/>
                <w:szCs w:val="20"/>
              </w:rPr>
            </w:pPr>
            <w:r w:rsidDel="00000000" w:rsidR="00000000" w:rsidRPr="00000000">
              <w:rPr>
                <w:sz w:val="20"/>
                <w:szCs w:val="20"/>
                <w:rtl w:val="0"/>
              </w:rPr>
              <w:t xml:space="preserve">Alta</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D">
            <w:pPr>
              <w:widowControl w:val="0"/>
              <w:rPr>
                <w:sz w:val="20"/>
                <w:szCs w:val="20"/>
              </w:rPr>
            </w:pPr>
            <w:r w:rsidDel="00000000" w:rsidR="00000000" w:rsidRPr="00000000">
              <w:rPr>
                <w:sz w:val="20"/>
                <w:szCs w:val="20"/>
                <w:rtl w:val="0"/>
              </w:rPr>
              <w:t xml:space="preserve">Descargar reporte solicitudes de vacaciones</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E">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F">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F0">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sz w:val="20"/>
                <w:szCs w:val="20"/>
                <w:rtl w:val="0"/>
              </w:rPr>
              <w:t xml:space="preserve">Alta</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sz w:val="20"/>
                <w:szCs w:val="20"/>
                <w:rtl w:val="0"/>
              </w:rPr>
              <w:t xml:space="preserve">Filtrar solicitudes de vacaciones por mes</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F5">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sz w:val="20"/>
                <w:szCs w:val="20"/>
                <w:rtl w:val="0"/>
              </w:rPr>
              <w:t xml:space="preserve">Alta</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sz w:val="20"/>
                <w:szCs w:val="20"/>
                <w:rtl w:val="0"/>
              </w:rPr>
              <w:t xml:space="preserve">Filtrar solicitudes de vacaciones por área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F8">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rPr>
                <w:sz w:val="20"/>
                <w:szCs w:val="20"/>
              </w:rPr>
            </w:pPr>
            <w:r w:rsidDel="00000000" w:rsidR="00000000" w:rsidRPr="00000000">
              <w:rPr>
                <w:sz w:val="20"/>
                <w:szCs w:val="20"/>
                <w:rtl w:val="0"/>
              </w:rPr>
              <w:t xml:space="preserve">Módulo banners</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sz w:val="20"/>
                <w:szCs w:val="20"/>
                <w:rtl w:val="0"/>
              </w:rPr>
              <w:t xml:space="preserve">Registrar banners</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8">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9">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sz w:val="20"/>
                <w:szCs w:val="20"/>
                <w:rtl w:val="0"/>
              </w:rPr>
              <w:t xml:space="preserve">Media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sz w:val="20"/>
                <w:szCs w:val="20"/>
                <w:rtl w:val="0"/>
              </w:rPr>
              <w:t xml:space="preserve">Modificar banners</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C">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10">
            <w:pPr>
              <w:widowControl w:val="0"/>
              <w:rPr>
                <w:sz w:val="20"/>
                <w:szCs w:val="20"/>
              </w:rPr>
            </w:pPr>
            <w:r w:rsidDel="00000000" w:rsidR="00000000" w:rsidRPr="00000000">
              <w:rPr>
                <w:sz w:val="20"/>
                <w:szCs w:val="20"/>
                <w:rtl w:val="0"/>
              </w:rPr>
              <w:t xml:space="preserve">Eliminar banners</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14">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sz w:val="20"/>
                <w:szCs w:val="20"/>
                <w:rtl w:val="0"/>
              </w:rPr>
              <w:t xml:space="preserve">Módulo indicador</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sz w:val="20"/>
                <w:szCs w:val="20"/>
                <w:rtl w:val="0"/>
              </w:rPr>
              <w:t xml:space="preserve">Consultar indicador</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0">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1">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2">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3">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4">
            <w:pPr>
              <w:widowControl w:val="0"/>
              <w:rPr>
                <w:sz w:val="20"/>
                <w:szCs w:val="20"/>
              </w:rPr>
            </w:pPr>
            <w:r w:rsidDel="00000000" w:rsidR="00000000" w:rsidRPr="00000000">
              <w:rPr>
                <w:sz w:val="20"/>
                <w:szCs w:val="20"/>
                <w:rtl w:val="0"/>
              </w:rPr>
              <w:t xml:space="preserve">Registrar indicador</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5">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6">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7">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8">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9">
            <w:pPr>
              <w:widowControl w:val="0"/>
              <w:rPr>
                <w:sz w:val="20"/>
                <w:szCs w:val="20"/>
              </w:rPr>
            </w:pPr>
            <w:r w:rsidDel="00000000" w:rsidR="00000000" w:rsidRPr="00000000">
              <w:rPr>
                <w:sz w:val="20"/>
                <w:szCs w:val="20"/>
                <w:rtl w:val="0"/>
              </w:rPr>
              <w:t xml:space="preserve">Modificar indicador</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A">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B">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C">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D">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E">
            <w:pPr>
              <w:widowControl w:val="0"/>
              <w:rPr>
                <w:sz w:val="20"/>
                <w:szCs w:val="20"/>
              </w:rPr>
            </w:pPr>
            <w:r w:rsidDel="00000000" w:rsidR="00000000" w:rsidRPr="00000000">
              <w:rPr>
                <w:sz w:val="20"/>
                <w:szCs w:val="20"/>
                <w:rtl w:val="0"/>
              </w:rPr>
              <w:t xml:space="preserve">Eliminar indicador</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F">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30">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31">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32">
            <w:pPr>
              <w:widowControl w:val="0"/>
              <w:rPr>
                <w:sz w:val="20"/>
                <w:szCs w:val="20"/>
              </w:rPr>
            </w:pPr>
            <w:r w:rsidDel="00000000" w:rsidR="00000000" w:rsidRPr="00000000">
              <w:rPr>
                <w:sz w:val="20"/>
                <w:szCs w:val="20"/>
                <w:rtl w:val="0"/>
              </w:rPr>
              <w:t xml:space="preserve">Alta</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33">
            <w:pPr>
              <w:widowControl w:val="0"/>
              <w:rPr>
                <w:sz w:val="20"/>
                <w:szCs w:val="20"/>
              </w:rPr>
            </w:pPr>
            <w:r w:rsidDel="00000000" w:rsidR="00000000" w:rsidRPr="00000000">
              <w:rPr>
                <w:sz w:val="20"/>
                <w:szCs w:val="20"/>
                <w:rtl w:val="0"/>
              </w:rPr>
              <w:t xml:space="preserve">Filtrar consulta de indicador por mes</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34">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35">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36">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37">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38">
            <w:pPr>
              <w:widowControl w:val="0"/>
              <w:rPr>
                <w:sz w:val="20"/>
                <w:szCs w:val="20"/>
              </w:rPr>
            </w:pPr>
            <w:r w:rsidDel="00000000" w:rsidR="00000000" w:rsidRPr="00000000">
              <w:rPr>
                <w:sz w:val="20"/>
                <w:szCs w:val="20"/>
                <w:rtl w:val="0"/>
              </w:rPr>
              <w:t xml:space="preserve">Filtrar indicador por nombre</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39">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3A">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3B">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3C">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rPr>
                <w:sz w:val="20"/>
                <w:szCs w:val="20"/>
              </w:rPr>
            </w:pPr>
            <w:r w:rsidDel="00000000" w:rsidR="00000000" w:rsidRPr="00000000">
              <w:rPr>
                <w:sz w:val="20"/>
                <w:szCs w:val="20"/>
                <w:rtl w:val="0"/>
              </w:rPr>
              <w:t xml:space="preserve">Módulos natgasblocks</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rPr>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47">
            <w:pPr>
              <w:widowControl w:val="0"/>
              <w:rPr>
                <w:sz w:val="20"/>
                <w:szCs w:val="20"/>
              </w:rPr>
            </w:pPr>
            <w:r w:rsidDel="00000000" w:rsidR="00000000" w:rsidRPr="00000000">
              <w:rPr>
                <w:sz w:val="20"/>
                <w:szCs w:val="20"/>
                <w:rtl w:val="0"/>
              </w:rPr>
              <w:t xml:space="preserve">Registrar solicitud de NatGasBlocks</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48">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49">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4A">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4B">
            <w:pPr>
              <w:widowControl w:val="0"/>
              <w:rPr>
                <w:sz w:val="20"/>
                <w:szCs w:val="20"/>
              </w:rPr>
            </w:pPr>
            <w:r w:rsidDel="00000000" w:rsidR="00000000" w:rsidRPr="00000000">
              <w:rPr>
                <w:sz w:val="20"/>
                <w:szCs w:val="20"/>
                <w:rtl w:val="0"/>
              </w:rPr>
              <w:t xml:space="preserve">Media 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4C">
            <w:pPr>
              <w:widowControl w:val="0"/>
              <w:rPr>
                <w:sz w:val="20"/>
                <w:szCs w:val="20"/>
              </w:rPr>
            </w:pPr>
            <w:r w:rsidDel="00000000" w:rsidR="00000000" w:rsidRPr="00000000">
              <w:rPr>
                <w:sz w:val="20"/>
                <w:szCs w:val="20"/>
                <w:rtl w:val="0"/>
              </w:rPr>
              <w:t xml:space="preserve">Registrar status de solicitud NGB</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4D">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4E">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4F">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0">
            <w:pPr>
              <w:widowControl w:val="0"/>
              <w:rPr>
                <w:sz w:val="20"/>
                <w:szCs w:val="20"/>
              </w:rPr>
            </w:pPr>
            <w:r w:rsidDel="00000000" w:rsidR="00000000" w:rsidRPr="00000000">
              <w:rPr>
                <w:sz w:val="20"/>
                <w:szCs w:val="20"/>
                <w:rtl w:val="0"/>
              </w:rPr>
              <w:t xml:space="preserve">Alta</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1">
            <w:pPr>
              <w:widowControl w:val="0"/>
              <w:rPr>
                <w:sz w:val="20"/>
                <w:szCs w:val="20"/>
              </w:rPr>
            </w:pPr>
            <w:r w:rsidDel="00000000" w:rsidR="00000000" w:rsidRPr="00000000">
              <w:rPr>
                <w:sz w:val="20"/>
                <w:szCs w:val="20"/>
                <w:rtl w:val="0"/>
              </w:rPr>
              <w:t xml:space="preserve">Eliminar solicitud de NatGas Blocks</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2">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3">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4">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5">
            <w:pPr>
              <w:widowControl w:val="0"/>
              <w:rPr>
                <w:sz w:val="20"/>
                <w:szCs w:val="20"/>
              </w:rPr>
            </w:pPr>
            <w:r w:rsidDel="00000000" w:rsidR="00000000" w:rsidRPr="00000000">
              <w:rPr>
                <w:sz w:val="20"/>
                <w:szCs w:val="20"/>
                <w:rtl w:val="0"/>
              </w:rPr>
              <w:t xml:space="preserve">Alta</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6">
            <w:pPr>
              <w:widowControl w:val="0"/>
              <w:rPr>
                <w:sz w:val="20"/>
                <w:szCs w:val="20"/>
              </w:rPr>
            </w:pPr>
            <w:r w:rsidDel="00000000" w:rsidR="00000000" w:rsidRPr="00000000">
              <w:rPr>
                <w:sz w:val="20"/>
                <w:szCs w:val="20"/>
                <w:rtl w:val="0"/>
              </w:rPr>
              <w:t xml:space="preserve">Consultar status de solicitud de NGB</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7">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8">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9">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A">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rPr>
                <w:sz w:val="20"/>
                <w:szCs w:val="20"/>
              </w:rPr>
            </w:pPr>
            <w:r w:rsidDel="00000000" w:rsidR="00000000" w:rsidRPr="00000000">
              <w:rPr>
                <w:sz w:val="20"/>
                <w:szCs w:val="20"/>
                <w:rtl w:val="0"/>
              </w:rPr>
              <w:t xml:space="preserve">Funciones extras para usuarios</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5">
            <w:pPr>
              <w:widowControl w:val="0"/>
              <w:rPr>
                <w:sz w:val="20"/>
                <w:szCs w:val="20"/>
              </w:rPr>
            </w:pPr>
            <w:r w:rsidDel="00000000" w:rsidR="00000000" w:rsidRPr="00000000">
              <w:rPr>
                <w:sz w:val="20"/>
                <w:szCs w:val="20"/>
                <w:rtl w:val="0"/>
              </w:rPr>
              <w:t xml:space="preserve">Consultar Perfil</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6">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7">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8">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9">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A">
            <w:pPr>
              <w:widowControl w:val="0"/>
              <w:rPr>
                <w:sz w:val="20"/>
                <w:szCs w:val="20"/>
              </w:rPr>
            </w:pPr>
            <w:r w:rsidDel="00000000" w:rsidR="00000000" w:rsidRPr="00000000">
              <w:rPr>
                <w:sz w:val="20"/>
                <w:szCs w:val="20"/>
                <w:rtl w:val="0"/>
              </w:rPr>
              <w:t xml:space="preserve">Consultar empleados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B">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C">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D">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E">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rPr>
                <w:sz w:val="20"/>
                <w:szCs w:val="20"/>
              </w:rPr>
            </w:pPr>
            <w:r w:rsidDel="00000000" w:rsidR="00000000" w:rsidRPr="00000000">
              <w:rPr>
                <w:sz w:val="20"/>
                <w:szCs w:val="20"/>
                <w:rtl w:val="0"/>
              </w:rPr>
              <w:t xml:space="preserve">Módulo anuncios</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79">
            <w:pPr>
              <w:widowControl w:val="0"/>
              <w:rPr>
                <w:sz w:val="20"/>
                <w:szCs w:val="20"/>
              </w:rPr>
            </w:pPr>
            <w:r w:rsidDel="00000000" w:rsidR="00000000" w:rsidRPr="00000000">
              <w:rPr>
                <w:sz w:val="20"/>
                <w:szCs w:val="20"/>
                <w:rtl w:val="0"/>
              </w:rPr>
              <w:t xml:space="preserve">Consultar anuncios</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7A">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7B">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7C">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7D">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7E">
            <w:pPr>
              <w:widowControl w:val="0"/>
              <w:rPr>
                <w:sz w:val="20"/>
                <w:szCs w:val="20"/>
              </w:rPr>
            </w:pPr>
            <w:r w:rsidDel="00000000" w:rsidR="00000000" w:rsidRPr="00000000">
              <w:rPr>
                <w:sz w:val="20"/>
                <w:szCs w:val="20"/>
                <w:rtl w:val="0"/>
              </w:rPr>
              <w:t xml:space="preserve">Registrar anuncios</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7F">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80">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81">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82">
            <w:pPr>
              <w:widowControl w:val="0"/>
              <w:rPr>
                <w:sz w:val="20"/>
                <w:szCs w:val="20"/>
              </w:rPr>
            </w:pPr>
            <w:r w:rsidDel="00000000" w:rsidR="00000000" w:rsidRPr="00000000">
              <w:rPr>
                <w:sz w:val="20"/>
                <w:szCs w:val="20"/>
                <w:rtl w:val="0"/>
              </w:rPr>
              <w:t xml:space="preserve">Media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83">
            <w:pPr>
              <w:widowControl w:val="0"/>
              <w:rPr>
                <w:sz w:val="20"/>
                <w:szCs w:val="20"/>
              </w:rPr>
            </w:pPr>
            <w:r w:rsidDel="00000000" w:rsidR="00000000" w:rsidRPr="00000000">
              <w:rPr>
                <w:sz w:val="20"/>
                <w:szCs w:val="20"/>
                <w:rtl w:val="0"/>
              </w:rPr>
              <w:t xml:space="preserve">Modificar anuncios</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84">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85">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86">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87">
            <w:pPr>
              <w:widowControl w:val="0"/>
              <w:rPr>
                <w:sz w:val="20"/>
                <w:szCs w:val="20"/>
              </w:rPr>
            </w:pPr>
            <w:r w:rsidDel="00000000" w:rsidR="00000000" w:rsidRPr="00000000">
              <w:rPr>
                <w:sz w:val="20"/>
                <w:szCs w:val="20"/>
                <w:rtl w:val="0"/>
              </w:rPr>
              <w:t xml:space="preserve">Medio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88">
            <w:pPr>
              <w:widowControl w:val="0"/>
              <w:rPr>
                <w:sz w:val="20"/>
                <w:szCs w:val="20"/>
              </w:rPr>
            </w:pPr>
            <w:r w:rsidDel="00000000" w:rsidR="00000000" w:rsidRPr="00000000">
              <w:rPr>
                <w:sz w:val="20"/>
                <w:szCs w:val="20"/>
                <w:rtl w:val="0"/>
              </w:rPr>
              <w:t xml:space="preserve">Eliminar anuncios</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89">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8A">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8B">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8C">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rPr>
                <w:sz w:val="20"/>
                <w:szCs w:val="20"/>
              </w:rPr>
            </w:pPr>
            <w:r w:rsidDel="00000000" w:rsidR="00000000" w:rsidRPr="00000000">
              <w:rPr>
                <w:sz w:val="20"/>
                <w:szCs w:val="20"/>
                <w:rtl w:val="0"/>
              </w:rPr>
              <w:t xml:space="preserve">Área</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97">
            <w:pPr>
              <w:widowControl w:val="0"/>
              <w:rPr>
                <w:sz w:val="20"/>
                <w:szCs w:val="20"/>
              </w:rPr>
            </w:pPr>
            <w:r w:rsidDel="00000000" w:rsidR="00000000" w:rsidRPr="00000000">
              <w:rPr>
                <w:sz w:val="20"/>
                <w:szCs w:val="20"/>
                <w:rtl w:val="0"/>
              </w:rPr>
              <w:t xml:space="preserve">Registrar área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98">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99">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9A">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9B">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9C">
            <w:pPr>
              <w:widowControl w:val="0"/>
              <w:rPr>
                <w:sz w:val="20"/>
                <w:szCs w:val="20"/>
              </w:rPr>
            </w:pPr>
            <w:r w:rsidDel="00000000" w:rsidR="00000000" w:rsidRPr="00000000">
              <w:rPr>
                <w:sz w:val="20"/>
                <w:szCs w:val="20"/>
                <w:rtl w:val="0"/>
              </w:rPr>
              <w:t xml:space="preserve">Modificar área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9D">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9E">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9F">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A0">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A1">
            <w:pPr>
              <w:widowControl w:val="0"/>
              <w:rPr>
                <w:sz w:val="20"/>
                <w:szCs w:val="20"/>
              </w:rPr>
            </w:pPr>
            <w:r w:rsidDel="00000000" w:rsidR="00000000" w:rsidRPr="00000000">
              <w:rPr>
                <w:sz w:val="20"/>
                <w:szCs w:val="20"/>
                <w:rtl w:val="0"/>
              </w:rPr>
              <w:t xml:space="preserve">Eliminar área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A2">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A3">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A4">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A5">
            <w:pPr>
              <w:widowControl w:val="0"/>
              <w:rPr>
                <w:sz w:val="20"/>
                <w:szCs w:val="20"/>
              </w:rPr>
            </w:pPr>
            <w:r w:rsidDel="00000000" w:rsidR="00000000" w:rsidRPr="00000000">
              <w:rPr>
                <w:sz w:val="20"/>
                <w:szCs w:val="20"/>
                <w:rtl w:val="0"/>
              </w:rPr>
              <w:t xml:space="preserve">Alta</w:t>
            </w:r>
          </w:p>
        </w:tc>
      </w:tr>
    </w:tbl>
    <w:p w:rsidR="00000000" w:rsidDel="00000000" w:rsidP="00000000" w:rsidRDefault="00000000" w:rsidRPr="00000000" w14:paraId="000001A6">
      <w:pPr>
        <w:spacing w:line="360" w:lineRule="auto"/>
        <w:jc w:val="left"/>
        <w:rPr>
          <w:b w:val="1"/>
          <w:color w:val="434343"/>
        </w:rPr>
      </w:pPr>
      <w:r w:rsidDel="00000000" w:rsidR="00000000" w:rsidRPr="00000000">
        <w:rPr>
          <w:rtl w:val="0"/>
        </w:rPr>
      </w:r>
    </w:p>
    <w:p w:rsidR="00000000" w:rsidDel="00000000" w:rsidP="00000000" w:rsidRDefault="00000000" w:rsidRPr="00000000" w14:paraId="000001A7">
      <w:pPr>
        <w:numPr>
          <w:ilvl w:val="0"/>
          <w:numId w:val="17"/>
        </w:numPr>
        <w:spacing w:line="360" w:lineRule="auto"/>
        <w:ind w:left="720" w:hanging="360"/>
        <w:rPr>
          <w:b w:val="1"/>
          <w:color w:val="434343"/>
        </w:rPr>
      </w:pPr>
      <w:r w:rsidDel="00000000" w:rsidR="00000000" w:rsidRPr="00000000">
        <w:rPr>
          <w:b w:val="1"/>
          <w:color w:val="434343"/>
          <w:rtl w:val="0"/>
        </w:rPr>
        <w:t xml:space="preserve">Diagramas de actividades y detalle de los casos de uso</w:t>
      </w:r>
    </w:p>
    <w:p w:rsidR="00000000" w:rsidDel="00000000" w:rsidP="00000000" w:rsidRDefault="00000000" w:rsidRPr="00000000" w14:paraId="000001A8">
      <w:pPr>
        <w:spacing w:line="360" w:lineRule="auto"/>
        <w:rPr>
          <w:b w:val="1"/>
          <w:color w:val="434343"/>
        </w:rPr>
      </w:pPr>
      <w:r w:rsidDel="00000000" w:rsidR="00000000" w:rsidRPr="00000000">
        <w:rPr>
          <w:color w:val="434343"/>
          <w:rtl w:val="0"/>
        </w:rPr>
        <w:t xml:space="preserve">Funciones del módulo de vacaciones</w:t>
      </w:r>
      <w:r w:rsidDel="00000000" w:rsidR="00000000" w:rsidRPr="00000000">
        <w:rPr>
          <w:rtl w:val="0"/>
        </w:rPr>
      </w:r>
    </w:p>
    <w:tbl>
      <w:tblPr>
        <w:tblStyle w:val="Table3"/>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07.1374024882625"/>
        <w:gridCol w:w="1047.0431335294227"/>
        <w:gridCol w:w="1047.0431335294227"/>
        <w:gridCol w:w="1047.0431335294227"/>
        <w:gridCol w:w="3277.2450079470927"/>
        <w:tblGridChange w:id="0">
          <w:tblGrid>
            <w:gridCol w:w="2607.1374024882625"/>
            <w:gridCol w:w="1047.0431335294227"/>
            <w:gridCol w:w="1047.0431335294227"/>
            <w:gridCol w:w="1047.0431335294227"/>
            <w:gridCol w:w="3277.2450079470927"/>
          </w:tblGrid>
        </w:tblGridChange>
      </w:tblGrid>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rPr>
                <w:sz w:val="20"/>
                <w:szCs w:val="20"/>
              </w:rPr>
            </w:pPr>
            <w:r w:rsidDel="00000000" w:rsidR="00000000" w:rsidRPr="00000000">
              <w:rPr>
                <w:sz w:val="20"/>
                <w:szCs w:val="20"/>
                <w:rtl w:val="0"/>
              </w:rPr>
              <w:t xml:space="preserve">Módulo vacaciones</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AE">
            <w:pPr>
              <w:widowControl w:val="0"/>
              <w:rPr>
                <w:sz w:val="20"/>
                <w:szCs w:val="20"/>
              </w:rPr>
            </w:pPr>
            <w:r w:rsidDel="00000000" w:rsidR="00000000" w:rsidRPr="00000000">
              <w:rPr>
                <w:sz w:val="20"/>
                <w:szCs w:val="20"/>
                <w:rtl w:val="0"/>
              </w:rPr>
              <w:t xml:space="preserve">Registrar solicitud de vacación</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AF">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0">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1">
            <w:pPr>
              <w:widowControl w:val="0"/>
              <w:rPr>
                <w:sz w:val="20"/>
                <w:szCs w:val="20"/>
              </w:rPr>
            </w:pPr>
            <w:r w:rsidDel="00000000" w:rsidR="00000000" w:rsidRPr="00000000">
              <w:rPr>
                <w:sz w:val="20"/>
                <w:szCs w:val="20"/>
                <w:rtl w:val="0"/>
              </w:rPr>
              <w:t xml:space="preserve">Media Alta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2">
            <w:pPr>
              <w:widowControl w:val="0"/>
              <w:rPr>
                <w:sz w:val="20"/>
                <w:szCs w:val="20"/>
              </w:rPr>
            </w:pPr>
            <w:r w:rsidDel="00000000" w:rsidR="00000000" w:rsidRPr="00000000">
              <w:rPr>
                <w:sz w:val="20"/>
                <w:szCs w:val="20"/>
                <w:rtl w:val="0"/>
              </w:rPr>
              <w:t xml:space="preserve">Media 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3">
            <w:pPr>
              <w:widowControl w:val="0"/>
              <w:rPr>
                <w:sz w:val="20"/>
                <w:szCs w:val="20"/>
              </w:rPr>
            </w:pPr>
            <w:r w:rsidDel="00000000" w:rsidR="00000000" w:rsidRPr="00000000">
              <w:rPr>
                <w:sz w:val="20"/>
                <w:szCs w:val="20"/>
                <w:rtl w:val="0"/>
              </w:rPr>
              <w:t xml:space="preserve">Registrar status de solicitud de vacación</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4">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5">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6">
            <w:pPr>
              <w:widowControl w:val="0"/>
              <w:rPr>
                <w:sz w:val="20"/>
                <w:szCs w:val="20"/>
              </w:rPr>
            </w:pPr>
            <w:r w:rsidDel="00000000" w:rsidR="00000000" w:rsidRPr="00000000">
              <w:rPr>
                <w:sz w:val="20"/>
                <w:szCs w:val="20"/>
                <w:rtl w:val="0"/>
              </w:rPr>
              <w:t xml:space="preserve">Media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7">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8">
            <w:pPr>
              <w:widowControl w:val="0"/>
              <w:rPr>
                <w:sz w:val="20"/>
                <w:szCs w:val="20"/>
              </w:rPr>
            </w:pPr>
            <w:r w:rsidDel="00000000" w:rsidR="00000000" w:rsidRPr="00000000">
              <w:rPr>
                <w:sz w:val="20"/>
                <w:szCs w:val="20"/>
                <w:rtl w:val="0"/>
              </w:rPr>
              <w:t xml:space="preserve">Consultar Estatus de solicitud de vacación</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9">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A">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B">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C">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D">
            <w:pPr>
              <w:widowControl w:val="0"/>
              <w:rPr>
                <w:sz w:val="20"/>
                <w:szCs w:val="20"/>
              </w:rPr>
            </w:pPr>
            <w:r w:rsidDel="00000000" w:rsidR="00000000" w:rsidRPr="00000000">
              <w:rPr>
                <w:sz w:val="20"/>
                <w:szCs w:val="20"/>
                <w:rtl w:val="0"/>
              </w:rPr>
              <w:t xml:space="preserve">Eliminar solicitud de vacación</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E">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F">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C0">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C1">
            <w:pPr>
              <w:widowControl w:val="0"/>
              <w:rPr>
                <w:sz w:val="20"/>
                <w:szCs w:val="20"/>
              </w:rPr>
            </w:pPr>
            <w:r w:rsidDel="00000000" w:rsidR="00000000" w:rsidRPr="00000000">
              <w:rPr>
                <w:sz w:val="20"/>
                <w:szCs w:val="20"/>
                <w:rtl w:val="0"/>
              </w:rPr>
              <w:t xml:space="preserve">Alta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C2">
            <w:pPr>
              <w:widowControl w:val="0"/>
              <w:rPr>
                <w:sz w:val="20"/>
                <w:szCs w:val="20"/>
              </w:rPr>
            </w:pPr>
            <w:r w:rsidDel="00000000" w:rsidR="00000000" w:rsidRPr="00000000">
              <w:rPr>
                <w:sz w:val="20"/>
                <w:szCs w:val="20"/>
                <w:rtl w:val="0"/>
              </w:rPr>
              <w:t xml:space="preserve">Descargar reporte solicitudes de vacaciones</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C3">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C4">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C5">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C6">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C7">
            <w:pPr>
              <w:widowControl w:val="0"/>
              <w:rPr>
                <w:sz w:val="20"/>
                <w:szCs w:val="20"/>
              </w:rPr>
            </w:pPr>
            <w:r w:rsidDel="00000000" w:rsidR="00000000" w:rsidRPr="00000000">
              <w:rPr>
                <w:sz w:val="20"/>
                <w:szCs w:val="20"/>
                <w:rtl w:val="0"/>
              </w:rPr>
              <w:t xml:space="preserve">Filtrar solicitud de vacaciones por mes</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C8">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C9">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CA">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CB">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CC">
            <w:pPr>
              <w:widowControl w:val="0"/>
              <w:rPr>
                <w:sz w:val="20"/>
                <w:szCs w:val="20"/>
              </w:rPr>
            </w:pPr>
            <w:r w:rsidDel="00000000" w:rsidR="00000000" w:rsidRPr="00000000">
              <w:rPr>
                <w:sz w:val="20"/>
                <w:szCs w:val="20"/>
                <w:rtl w:val="0"/>
              </w:rPr>
              <w:t xml:space="preserve">Filtrar solicitud de vacaciones por área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CD">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CE">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CF">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D0">
            <w:pPr>
              <w:widowControl w:val="0"/>
              <w:rPr>
                <w:sz w:val="20"/>
                <w:szCs w:val="20"/>
              </w:rPr>
            </w:pPr>
            <w:r w:rsidDel="00000000" w:rsidR="00000000" w:rsidRPr="00000000">
              <w:rPr>
                <w:sz w:val="20"/>
                <w:szCs w:val="20"/>
                <w:rtl w:val="0"/>
              </w:rPr>
              <w:t xml:space="preserve">Alta</w:t>
            </w:r>
          </w:p>
        </w:tc>
      </w:tr>
    </w:tbl>
    <w:p w:rsidR="00000000" w:rsidDel="00000000" w:rsidP="00000000" w:rsidRDefault="00000000" w:rsidRPr="00000000" w14:paraId="000001D1">
      <w:pPr>
        <w:spacing w:line="360" w:lineRule="auto"/>
        <w:rPr>
          <w:b w:val="1"/>
          <w:color w:val="434343"/>
        </w:rPr>
      </w:pPr>
      <w:r w:rsidDel="00000000" w:rsidR="00000000" w:rsidRPr="00000000">
        <w:rPr>
          <w:rtl w:val="0"/>
        </w:rPr>
      </w:r>
    </w:p>
    <w:p w:rsidR="00000000" w:rsidDel="00000000" w:rsidP="00000000" w:rsidRDefault="00000000" w:rsidRPr="00000000" w14:paraId="000001D2">
      <w:pPr>
        <w:numPr>
          <w:ilvl w:val="0"/>
          <w:numId w:val="7"/>
        </w:numPr>
        <w:spacing w:line="360" w:lineRule="auto"/>
        <w:ind w:left="720" w:hanging="360"/>
        <w:rPr>
          <w:b w:val="1"/>
          <w:color w:val="434343"/>
          <w:u w:val="none"/>
        </w:rPr>
      </w:pPr>
      <w:r w:rsidDel="00000000" w:rsidR="00000000" w:rsidRPr="00000000">
        <w:rPr>
          <w:b w:val="1"/>
          <w:color w:val="434343"/>
          <w:rtl w:val="0"/>
        </w:rPr>
        <w:t xml:space="preserve">Caso de Uso: Registrar solicitud de vacación</w:t>
      </w:r>
    </w:p>
    <w:p w:rsidR="00000000" w:rsidDel="00000000" w:rsidP="00000000" w:rsidRDefault="00000000" w:rsidRPr="00000000" w14:paraId="000001D3">
      <w:pPr>
        <w:rPr>
          <w:b w:val="1"/>
          <w:color w:val="434343"/>
        </w:rPr>
      </w:pPr>
      <w:r w:rsidDel="00000000" w:rsidR="00000000" w:rsidRPr="00000000">
        <w:rPr>
          <w:b w:val="1"/>
          <w:color w:val="434343"/>
          <w:rtl w:val="0"/>
        </w:rPr>
        <w:t xml:space="preserve">Descripción del caso de uso</w:t>
      </w:r>
    </w:p>
    <w:p w:rsidR="00000000" w:rsidDel="00000000" w:rsidP="00000000" w:rsidRDefault="00000000" w:rsidRPr="00000000" w14:paraId="000001D4">
      <w:pPr>
        <w:spacing w:after="240" w:before="240" w:line="240" w:lineRule="auto"/>
        <w:rPr>
          <w:color w:val="434343"/>
          <w:highlight w:val="yellow"/>
        </w:rPr>
      </w:pPr>
      <w:r w:rsidDel="00000000" w:rsidR="00000000" w:rsidRPr="00000000">
        <w:rPr>
          <w:b w:val="1"/>
          <w:color w:val="434343"/>
          <w:rtl w:val="0"/>
        </w:rPr>
        <w:t xml:space="preserve">Número:</w:t>
      </w:r>
      <w:r w:rsidDel="00000000" w:rsidR="00000000" w:rsidRPr="00000000">
        <w:rPr>
          <w:color w:val="434343"/>
          <w:rtl w:val="0"/>
        </w:rPr>
        <w:t xml:space="preserve"> CU01</w:t>
      </w:r>
      <w:r w:rsidDel="00000000" w:rsidR="00000000" w:rsidRPr="00000000">
        <w:rPr>
          <w:rtl w:val="0"/>
        </w:rPr>
      </w:r>
    </w:p>
    <w:p w:rsidR="00000000" w:rsidDel="00000000" w:rsidP="00000000" w:rsidRDefault="00000000" w:rsidRPr="00000000" w14:paraId="000001D5">
      <w:pPr>
        <w:spacing w:after="240" w:before="240" w:line="240" w:lineRule="auto"/>
        <w:rPr>
          <w:color w:val="434343"/>
        </w:rPr>
      </w:pPr>
      <w:r w:rsidDel="00000000" w:rsidR="00000000" w:rsidRPr="00000000">
        <w:rPr>
          <w:b w:val="1"/>
          <w:color w:val="434343"/>
          <w:rtl w:val="0"/>
        </w:rPr>
        <w:t xml:space="preserve">Nombre de Caso de Uso:</w:t>
      </w:r>
      <w:r w:rsidDel="00000000" w:rsidR="00000000" w:rsidRPr="00000000">
        <w:rPr>
          <w:color w:val="434343"/>
          <w:rtl w:val="0"/>
        </w:rPr>
        <w:t xml:space="preserve"> Registrar Solicitud de Vacaciones</w:t>
      </w:r>
    </w:p>
    <w:p w:rsidR="00000000" w:rsidDel="00000000" w:rsidP="00000000" w:rsidRDefault="00000000" w:rsidRPr="00000000" w14:paraId="000001D6">
      <w:pPr>
        <w:spacing w:after="240" w:before="240" w:line="240" w:lineRule="auto"/>
        <w:rPr>
          <w:color w:val="434343"/>
        </w:rPr>
      </w:pPr>
      <w:r w:rsidDel="00000000" w:rsidR="00000000" w:rsidRPr="00000000">
        <w:rPr>
          <w:b w:val="1"/>
          <w:color w:val="434343"/>
          <w:rtl w:val="0"/>
        </w:rPr>
        <w:t xml:space="preserve">Descripción:</w:t>
      </w:r>
      <w:r w:rsidDel="00000000" w:rsidR="00000000" w:rsidRPr="00000000">
        <w:rPr>
          <w:color w:val="434343"/>
          <w:rtl w:val="0"/>
        </w:rPr>
        <w:t xml:space="preserve"> Esta función permite al empleado o al líder registrar una solicitud de vacación</w:t>
      </w:r>
    </w:p>
    <w:p w:rsidR="00000000" w:rsidDel="00000000" w:rsidP="00000000" w:rsidRDefault="00000000" w:rsidRPr="00000000" w14:paraId="000001D7">
      <w:pPr>
        <w:spacing w:after="240" w:before="240" w:line="240" w:lineRule="auto"/>
        <w:rPr>
          <w:color w:val="434343"/>
        </w:rPr>
      </w:pPr>
      <w:r w:rsidDel="00000000" w:rsidR="00000000" w:rsidRPr="00000000">
        <w:rPr>
          <w:b w:val="1"/>
          <w:color w:val="434343"/>
          <w:rtl w:val="0"/>
        </w:rPr>
        <w:t xml:space="preserve">Actor: </w:t>
      </w:r>
      <w:r w:rsidDel="00000000" w:rsidR="00000000" w:rsidRPr="00000000">
        <w:rPr>
          <w:color w:val="434343"/>
          <w:rtl w:val="0"/>
        </w:rPr>
        <w:t xml:space="preserve">Líder/Operador</w:t>
      </w:r>
    </w:p>
    <w:p w:rsidR="00000000" w:rsidDel="00000000" w:rsidP="00000000" w:rsidRDefault="00000000" w:rsidRPr="00000000" w14:paraId="000001D8">
      <w:pPr>
        <w:spacing w:after="240" w:before="240" w:line="240" w:lineRule="auto"/>
        <w:rPr>
          <w:color w:val="434343"/>
        </w:rPr>
      </w:pPr>
      <w:r w:rsidDel="00000000" w:rsidR="00000000" w:rsidRPr="00000000">
        <w:rPr>
          <w:b w:val="1"/>
          <w:color w:val="434343"/>
          <w:rtl w:val="0"/>
        </w:rPr>
        <w:t xml:space="preserve">Puntos de extensión:</w:t>
      </w:r>
      <w:r w:rsidDel="00000000" w:rsidR="00000000" w:rsidRPr="00000000">
        <w:rPr>
          <w:color w:val="434343"/>
          <w:rtl w:val="0"/>
        </w:rPr>
        <w:t xml:space="preserve"> Eliminar solicitud de vacaciones</w:t>
      </w:r>
    </w:p>
    <w:p w:rsidR="00000000" w:rsidDel="00000000" w:rsidP="00000000" w:rsidRDefault="00000000" w:rsidRPr="00000000" w14:paraId="000001D9">
      <w:pPr>
        <w:spacing w:after="240" w:line="240" w:lineRule="auto"/>
        <w:rPr>
          <w:color w:val="434343"/>
        </w:rPr>
      </w:pPr>
      <w:r w:rsidDel="00000000" w:rsidR="00000000" w:rsidRPr="00000000">
        <w:rPr>
          <w:b w:val="1"/>
          <w:color w:val="434343"/>
          <w:rtl w:val="0"/>
        </w:rPr>
        <w:t xml:space="preserve">Requerimientos Especiales:</w:t>
      </w:r>
      <w:r w:rsidDel="00000000" w:rsidR="00000000" w:rsidRPr="00000000">
        <w:rPr>
          <w:rtl w:val="0"/>
        </w:rPr>
      </w:r>
    </w:p>
    <w:p w:rsidR="00000000" w:rsidDel="00000000" w:rsidP="00000000" w:rsidRDefault="00000000" w:rsidRPr="00000000" w14:paraId="000001DA">
      <w:pPr>
        <w:spacing w:line="240" w:lineRule="auto"/>
        <w:ind w:left="360"/>
        <w:rPr>
          <w:color w:val="434343"/>
        </w:rPr>
      </w:pPr>
      <w:r w:rsidDel="00000000" w:rsidR="00000000" w:rsidRPr="00000000">
        <w:rPr>
          <w:color w:val="434343"/>
          <w:rtl w:val="0"/>
        </w:rPr>
        <w:t xml:space="preserve">·</w:t>
      </w:r>
      <w:r w:rsidDel="00000000" w:rsidR="00000000" w:rsidRPr="00000000">
        <w:rPr>
          <w:color w:val="434343"/>
          <w:rtl w:val="0"/>
        </w:rPr>
        <w:t xml:space="preserve">         </w:t>
      </w:r>
      <w:r w:rsidDel="00000000" w:rsidR="00000000" w:rsidRPr="00000000">
        <w:rPr>
          <w:color w:val="434343"/>
          <w:rtl w:val="0"/>
        </w:rPr>
        <w:t xml:space="preserve">Rendimiento:</w:t>
      </w:r>
    </w:p>
    <w:p w:rsidR="00000000" w:rsidDel="00000000" w:rsidP="00000000" w:rsidRDefault="00000000" w:rsidRPr="00000000" w14:paraId="000001DB">
      <w:pPr>
        <w:spacing w:line="240" w:lineRule="auto"/>
        <w:ind w:left="850.3937007874017" w:hanging="283.4645669291342"/>
        <w:rPr>
          <w:color w:val="434343"/>
        </w:rPr>
      </w:pPr>
      <w:r w:rsidDel="00000000" w:rsidR="00000000" w:rsidRPr="00000000">
        <w:rPr>
          <w:color w:val="434343"/>
          <w:rtl w:val="0"/>
        </w:rPr>
        <w:t xml:space="preserve">o</w:t>
      </w:r>
      <w:r w:rsidDel="00000000" w:rsidR="00000000" w:rsidRPr="00000000">
        <w:rPr>
          <w:color w:val="434343"/>
          <w:rtl w:val="0"/>
        </w:rPr>
        <w:t xml:space="preserve">   </w:t>
      </w:r>
      <w:r w:rsidDel="00000000" w:rsidR="00000000" w:rsidRPr="00000000">
        <w:rPr>
          <w:color w:val="434343"/>
          <w:rtl w:val="0"/>
        </w:rPr>
        <w:t xml:space="preserve">El tiempo para registrar la solicitud de vacación no debe de exceder los 3 segundos</w:t>
      </w:r>
    </w:p>
    <w:p w:rsidR="00000000" w:rsidDel="00000000" w:rsidP="00000000" w:rsidRDefault="00000000" w:rsidRPr="00000000" w14:paraId="000001DC">
      <w:pPr>
        <w:spacing w:after="240" w:before="240" w:line="240" w:lineRule="auto"/>
        <w:rPr>
          <w:color w:val="434343"/>
        </w:rPr>
      </w:pPr>
      <w:r w:rsidDel="00000000" w:rsidR="00000000" w:rsidRPr="00000000">
        <w:rPr>
          <w:b w:val="1"/>
          <w:color w:val="434343"/>
          <w:rtl w:val="0"/>
        </w:rPr>
        <w:t xml:space="preserve">Pre-Condiciones</w:t>
      </w:r>
      <w:r w:rsidDel="00000000" w:rsidR="00000000" w:rsidRPr="00000000">
        <w:rPr>
          <w:b w:val="1"/>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1DD">
      <w:pPr>
        <w:numPr>
          <w:ilvl w:val="0"/>
          <w:numId w:val="32"/>
        </w:numPr>
        <w:spacing w:after="0" w:afterAutospacing="0" w:before="240" w:line="240" w:lineRule="auto"/>
        <w:ind w:left="850.3937007874017" w:hanging="283.4645669291342"/>
        <w:rPr>
          <w:color w:val="434343"/>
        </w:rPr>
      </w:pPr>
      <w:r w:rsidDel="00000000" w:rsidR="00000000" w:rsidRPr="00000000">
        <w:rPr>
          <w:color w:val="434343"/>
          <w:rtl w:val="0"/>
        </w:rPr>
        <w:t xml:space="preserve">El usuario tiene que tener rol de Líder u Operador.</w:t>
      </w:r>
    </w:p>
    <w:p w:rsidR="00000000" w:rsidDel="00000000" w:rsidP="00000000" w:rsidRDefault="00000000" w:rsidRPr="00000000" w14:paraId="000001DE">
      <w:pPr>
        <w:numPr>
          <w:ilvl w:val="0"/>
          <w:numId w:val="32"/>
        </w:numPr>
        <w:spacing w:after="240" w:before="0" w:beforeAutospacing="0" w:line="240" w:lineRule="auto"/>
        <w:ind w:left="850.3937007874017" w:hanging="283.4645669291342"/>
        <w:rPr>
          <w:color w:val="434343"/>
        </w:rPr>
      </w:pPr>
      <w:r w:rsidDel="00000000" w:rsidR="00000000" w:rsidRPr="00000000">
        <w:rPr>
          <w:color w:val="434343"/>
          <w:rtl w:val="0"/>
        </w:rPr>
        <w:t xml:space="preserve">El usuario debe de tener días de vacaciones disponibles.</w:t>
      </w:r>
    </w:p>
    <w:p w:rsidR="00000000" w:rsidDel="00000000" w:rsidP="00000000" w:rsidRDefault="00000000" w:rsidRPr="00000000" w14:paraId="000001DF">
      <w:pPr>
        <w:spacing w:after="240" w:before="240" w:line="240" w:lineRule="auto"/>
        <w:rPr>
          <w:color w:val="434343"/>
        </w:rPr>
      </w:pPr>
      <w:r w:rsidDel="00000000" w:rsidR="00000000" w:rsidRPr="00000000">
        <w:rPr>
          <w:b w:val="1"/>
          <w:color w:val="434343"/>
          <w:rtl w:val="0"/>
        </w:rPr>
        <w:t xml:space="preserve">Post-Condiciones</w:t>
      </w:r>
      <w:r w:rsidDel="00000000" w:rsidR="00000000" w:rsidRPr="00000000">
        <w:rPr>
          <w:color w:val="434343"/>
          <w:rtl w:val="0"/>
        </w:rPr>
        <w:t xml:space="preserve">: </w:t>
      </w:r>
    </w:p>
    <w:p w:rsidR="00000000" w:rsidDel="00000000" w:rsidP="00000000" w:rsidRDefault="00000000" w:rsidRPr="00000000" w14:paraId="000001E0">
      <w:pPr>
        <w:numPr>
          <w:ilvl w:val="0"/>
          <w:numId w:val="32"/>
        </w:numPr>
        <w:spacing w:after="240" w:before="240" w:line="240" w:lineRule="auto"/>
        <w:ind w:left="850.3937007874017" w:hanging="283.4645669291342"/>
        <w:rPr>
          <w:color w:val="434343"/>
        </w:rPr>
      </w:pPr>
      <w:r w:rsidDel="00000000" w:rsidR="00000000" w:rsidRPr="00000000">
        <w:rPr>
          <w:color w:val="434343"/>
          <w:rtl w:val="0"/>
        </w:rPr>
        <w:t xml:space="preserve">El sistema notifica de la solicitud al líder del operador.</w:t>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190"/>
        <w:tblGridChange w:id="0">
          <w:tblGrid>
            <w:gridCol w:w="3810"/>
            <w:gridCol w:w="519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b w:val="1"/>
                <w:color w:val="434343"/>
              </w:rPr>
            </w:pPr>
            <w:r w:rsidDel="00000000" w:rsidR="00000000" w:rsidRPr="00000000">
              <w:rPr>
                <w:b w:val="1"/>
                <w:color w:val="434343"/>
                <w:rtl w:val="0"/>
              </w:rPr>
              <w:t xml:space="preserve">Flujo de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b w:val="1"/>
                <w:color w:val="434343"/>
              </w:rPr>
            </w:pPr>
            <w:r w:rsidDel="00000000" w:rsidR="00000000" w:rsidRPr="00000000">
              <w:rPr>
                <w:b w:val="1"/>
                <w:color w:val="434343"/>
                <w:rtl w:val="0"/>
              </w:rPr>
              <w:t xml:space="preserve">Curso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b w:val="1"/>
                <w:color w:val="434343"/>
              </w:rPr>
            </w:pPr>
            <w:r w:rsidDel="00000000" w:rsidR="00000000" w:rsidRPr="00000000">
              <w:rPr>
                <w:b w:val="1"/>
                <w:color w:val="434343"/>
                <w:rtl w:val="0"/>
              </w:rPr>
              <w:t xml:space="preserve">Alternativas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numPr>
                <w:ilvl w:val="0"/>
                <w:numId w:val="2"/>
              </w:numPr>
              <w:spacing w:line="240" w:lineRule="auto"/>
              <w:rPr>
                <w:color w:val="434343"/>
              </w:rPr>
            </w:pPr>
            <w:r w:rsidDel="00000000" w:rsidR="00000000" w:rsidRPr="00000000">
              <w:rPr>
                <w:color w:val="434343"/>
                <w:rtl w:val="0"/>
              </w:rPr>
              <w:t xml:space="preserve">El usuario selecciona la opción de registrar solicitud de vacación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numPr>
                <w:ilvl w:val="0"/>
                <w:numId w:val="2"/>
              </w:numPr>
              <w:spacing w:line="240" w:lineRule="auto"/>
              <w:rPr>
                <w:color w:val="434343"/>
              </w:rPr>
            </w:pPr>
            <w:r w:rsidDel="00000000" w:rsidR="00000000" w:rsidRPr="00000000">
              <w:rPr>
                <w:color w:val="434343"/>
                <w:rtl w:val="0"/>
              </w:rPr>
              <w:t xml:space="preserve">El sistema genera la interfaz de la solicitud de vacación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numPr>
                <w:ilvl w:val="0"/>
                <w:numId w:val="2"/>
              </w:numPr>
              <w:spacing w:line="240" w:lineRule="auto"/>
              <w:rPr>
                <w:color w:val="434343"/>
              </w:rPr>
            </w:pPr>
            <w:r w:rsidDel="00000000" w:rsidR="00000000" w:rsidRPr="00000000">
              <w:rPr>
                <w:color w:val="434343"/>
                <w:rtl w:val="0"/>
              </w:rPr>
              <w:t xml:space="preserve">El usuario ingresa los atributos de la solicitud de vacación (fecha inicio, fecha fin, fecha de reanudación</w:t>
            </w:r>
            <w:ins w:author="Miguel Tang" w:id="0" w:date="2022-03-13T01:12:16Z">
              <w:r w:rsidDel="00000000" w:rsidR="00000000" w:rsidRPr="00000000">
                <w:rPr>
                  <w:color w:val="434343"/>
                  <w:rtl w:val="0"/>
                </w:rPr>
                <w:t xml:space="preserve">).</w:t>
              </w:r>
            </w:ins>
            <w:del w:author="Miguel Tang" w:id="0" w:date="2022-03-13T01:12:16Z">
              <w:r w:rsidDel="00000000" w:rsidR="00000000" w:rsidRPr="00000000">
                <w:rPr>
                  <w:color w:val="434343"/>
                  <w:rtl w:val="0"/>
                </w:rPr>
                <w:delText xml:space="preserve">, suplente).</w:delText>
              </w:r>
            </w:del>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numPr>
                <w:ilvl w:val="0"/>
                <w:numId w:val="2"/>
              </w:numPr>
              <w:spacing w:line="240" w:lineRule="auto"/>
              <w:rPr>
                <w:color w:val="434343"/>
              </w:rPr>
            </w:pPr>
            <w:r w:rsidDel="00000000" w:rsidR="00000000" w:rsidRPr="00000000">
              <w:rPr>
                <w:color w:val="434343"/>
                <w:rtl w:val="0"/>
              </w:rPr>
              <w:t xml:space="preserve">El </w:t>
            </w:r>
            <w:ins w:author="Miguel Tang" w:id="1" w:date="2022-03-13T01:12:41Z">
              <w:r w:rsidDel="00000000" w:rsidR="00000000" w:rsidRPr="00000000">
                <w:rPr>
                  <w:color w:val="434343"/>
                  <w:rtl w:val="0"/>
                </w:rPr>
                <w:t xml:space="preserve">usuario selecciona dropdown de suplente</w:t>
              </w:r>
            </w:ins>
            <w:del w:author="Miguel Tang" w:id="1" w:date="2022-03-13T01:12:41Z">
              <w:r w:rsidDel="00000000" w:rsidR="00000000" w:rsidRPr="00000000">
                <w:rPr>
                  <w:color w:val="434343"/>
                  <w:rtl w:val="0"/>
                </w:rPr>
                <w:delText xml:space="preserve">usuario selecciona la opción de enviar.</w:delText>
              </w:r>
            </w:del>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b w:val="1"/>
                <w:color w:val="434343"/>
              </w:rPr>
            </w:pPr>
            <w:r w:rsidDel="00000000" w:rsidR="00000000" w:rsidRPr="00000000">
              <w:rPr>
                <w:rtl w:val="0"/>
              </w:rPr>
            </w:r>
          </w:p>
        </w:tc>
      </w:tr>
      <w:tr>
        <w:trPr>
          <w:cantSplit w:val="0"/>
          <w:tblHeader w:val="0"/>
          <w:ins w:author="Miguel Tang" w:id="2" w:date="2022-03-13T01:12:24Z"/>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numPr>
                <w:ilvl w:val="0"/>
                <w:numId w:val="2"/>
              </w:numPr>
              <w:spacing w:line="240" w:lineRule="auto"/>
              <w:rPr>
                <w:ins w:author="Miguel Tang" w:id="2" w:date="2022-03-13T01:12:24Z"/>
                <w:color w:val="434343"/>
              </w:rPr>
            </w:pPr>
            <w:ins w:author="Miguel Tang" w:id="2" w:date="2022-03-13T01:12:24Z">
              <w:r w:rsidDel="00000000" w:rsidR="00000000" w:rsidRPr="00000000">
                <w:rPr>
                  <w:b w:val="1"/>
                  <w:color w:val="434343"/>
                  <w:rtl w:val="0"/>
                </w:rPr>
                <w:t xml:space="preserve">El sistema consulta la tabla de empleados con la misma área y sin solicitudes de vacaciones en las fechas del solicitado</w:t>
              </w:r>
              <w:r w:rsidDel="00000000" w:rsidR="00000000" w:rsidRPr="00000000">
                <w:rPr>
                  <w:rtl w:val="0"/>
                </w:rPr>
              </w:r>
            </w:ins>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ins w:author="Miguel Tang" w:id="2" w:date="2022-03-13T01:12:24Z"/>
                <w:b w:val="1"/>
                <w:color w:val="434343"/>
              </w:rPr>
            </w:pPr>
            <w:ins w:author="Miguel Tang" w:id="2" w:date="2022-03-13T01:12:24Z">
              <w:r w:rsidDel="00000000" w:rsidR="00000000" w:rsidRPr="00000000">
                <w:rPr>
                  <w:rtl w:val="0"/>
                </w:rPr>
              </w:r>
            </w:ins>
          </w:p>
        </w:tc>
      </w:tr>
      <w:tr>
        <w:trPr>
          <w:cantSplit w:val="0"/>
          <w:tblHeader w:val="0"/>
          <w:ins w:author="Miguel Tang" w:id="2" w:date="2022-03-13T01:12:24Z"/>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numPr>
                <w:ilvl w:val="0"/>
                <w:numId w:val="2"/>
              </w:numPr>
              <w:spacing w:line="240" w:lineRule="auto"/>
              <w:rPr>
                <w:ins w:author="Miguel Tang" w:id="2" w:date="2022-03-13T01:12:24Z"/>
                <w:color w:val="434343"/>
              </w:rPr>
            </w:pPr>
            <w:ins w:author="Miguel Tang" w:id="2" w:date="2022-03-13T01:12:24Z">
              <w:r w:rsidDel="00000000" w:rsidR="00000000" w:rsidRPr="00000000">
                <w:rPr>
                  <w:b w:val="1"/>
                  <w:color w:val="434343"/>
                  <w:rtl w:val="0"/>
                </w:rPr>
                <w:t xml:space="preserve">El sistema genera dropdown con los empleados de la misma área con </w:t>
              </w:r>
              <w:r w:rsidDel="00000000" w:rsidR="00000000" w:rsidRPr="00000000">
                <w:rPr>
                  <w:b w:val="1"/>
                  <w:color w:val="434343"/>
                  <w:rtl w:val="0"/>
                </w:rPr>
                <w:t xml:space="preserve">disponibilidad</w:t>
              </w:r>
              <w:r w:rsidDel="00000000" w:rsidR="00000000" w:rsidRPr="00000000">
                <w:rPr>
                  <w:b w:val="1"/>
                  <w:color w:val="434343"/>
                  <w:rtl w:val="0"/>
                </w:rPr>
                <w:t xml:space="preserve"> de ser suplente</w:t>
              </w:r>
            </w:ins>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ins w:author="Miguel Tang" w:id="2" w:date="2022-03-13T01:12:24Z"/>
                <w:b w:val="1"/>
                <w:color w:val="434343"/>
              </w:rPr>
            </w:pPr>
            <w:ins w:author="Miguel Tang" w:id="2" w:date="2022-03-13T01:12:24Z">
              <w:r w:rsidDel="00000000" w:rsidR="00000000" w:rsidRPr="00000000">
                <w:rPr>
                  <w:rtl w:val="0"/>
                </w:rPr>
              </w:r>
            </w:ins>
          </w:p>
        </w:tc>
      </w:tr>
      <w:tr>
        <w:trPr>
          <w:cantSplit w:val="0"/>
          <w:tblHeader w:val="0"/>
          <w:ins w:author="Miguel Tang" w:id="2" w:date="2022-03-13T01:12:24Z"/>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numPr>
                <w:ilvl w:val="0"/>
                <w:numId w:val="2"/>
              </w:numPr>
              <w:spacing w:line="240" w:lineRule="auto"/>
              <w:rPr>
                <w:ins w:author="Miguel Tang" w:id="2" w:date="2022-03-13T01:12:24Z"/>
                <w:color w:val="434343"/>
              </w:rPr>
            </w:pPr>
            <w:ins w:author="Miguel Tang" w:id="2" w:date="2022-03-13T01:12:24Z">
              <w:r w:rsidDel="00000000" w:rsidR="00000000" w:rsidRPr="00000000">
                <w:rPr>
                  <w:b w:val="1"/>
                  <w:color w:val="434343"/>
                  <w:rtl w:val="0"/>
                </w:rPr>
                <w:t xml:space="preserve">El usuario selecciona suplente</w:t>
              </w:r>
              <w:r w:rsidDel="00000000" w:rsidR="00000000" w:rsidRPr="00000000">
                <w:rPr>
                  <w:rtl w:val="0"/>
                </w:rPr>
              </w:r>
            </w:ins>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ins w:author="Miguel Tang" w:id="2" w:date="2022-03-13T01:12:24Z"/>
                <w:b w:val="1"/>
                <w:color w:val="434343"/>
              </w:rPr>
            </w:pPr>
            <w:ins w:author="Miguel Tang" w:id="2" w:date="2022-03-13T01:12:24Z">
              <w:r w:rsidDel="00000000" w:rsidR="00000000" w:rsidRPr="00000000">
                <w:rPr>
                  <w:rtl w:val="0"/>
                </w:rPr>
              </w:r>
            </w:ins>
          </w:p>
        </w:tc>
      </w:tr>
      <w:tr>
        <w:trPr>
          <w:cantSplit w:val="0"/>
          <w:tblHeader w:val="0"/>
          <w:ins w:author="Miguel Tang" w:id="2" w:date="2022-03-13T01:12:24Z"/>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numPr>
                <w:ilvl w:val="0"/>
                <w:numId w:val="2"/>
              </w:numPr>
              <w:spacing w:line="240" w:lineRule="auto"/>
              <w:rPr>
                <w:ins w:author="Miguel Tang" w:id="2" w:date="2022-03-13T01:12:24Z"/>
                <w:color w:val="434343"/>
              </w:rPr>
            </w:pPr>
            <w:ins w:author="Miguel Tang" w:id="2" w:date="2022-03-13T01:12:24Z">
              <w:r w:rsidDel="00000000" w:rsidR="00000000" w:rsidRPr="00000000">
                <w:rPr>
                  <w:b w:val="1"/>
                  <w:color w:val="434343"/>
                  <w:rtl w:val="0"/>
                </w:rPr>
                <w:t xml:space="preserve">El usuario selecciona la opción de enviar</w:t>
              </w:r>
              <w:r w:rsidDel="00000000" w:rsidR="00000000" w:rsidRPr="00000000">
                <w:rPr>
                  <w:rtl w:val="0"/>
                </w:rPr>
              </w:r>
            </w:ins>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ins w:author="Miguel Tang" w:id="2" w:date="2022-03-13T01:12:24Z"/>
                <w:b w:val="1"/>
                <w:color w:val="434343"/>
              </w:rPr>
            </w:pPr>
            <w:ins w:author="Miguel Tang" w:id="2" w:date="2022-03-13T01:12:24Z">
              <w:r w:rsidDel="00000000" w:rsidR="00000000" w:rsidRPr="00000000">
                <w:rPr>
                  <w:rtl w:val="0"/>
                </w:rPr>
              </w:r>
            </w:ins>
          </w:p>
        </w:tc>
      </w:tr>
      <w:tr>
        <w:trPr>
          <w:cantSplit w:val="0"/>
          <w:trHeight w:val="67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numPr>
                <w:ilvl w:val="0"/>
                <w:numId w:val="2"/>
              </w:numPr>
              <w:spacing w:line="240" w:lineRule="auto"/>
              <w:rPr>
                <w:color w:val="434343"/>
              </w:rPr>
            </w:pPr>
            <w:r w:rsidDel="00000000" w:rsidR="00000000" w:rsidRPr="00000000">
              <w:rPr>
                <w:color w:val="434343"/>
                <w:rtl w:val="0"/>
              </w:rPr>
              <w:t xml:space="preserve">El sistema guarda la solicitud en la tabla de solicitudes de vacaciones con sus dichos 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numPr>
                <w:ilvl w:val="0"/>
                <w:numId w:val="2"/>
              </w:numPr>
              <w:spacing w:line="240" w:lineRule="auto"/>
              <w:rPr>
                <w:color w:val="434343"/>
              </w:rPr>
            </w:pPr>
            <w:r w:rsidDel="00000000" w:rsidR="00000000" w:rsidRPr="00000000">
              <w:rPr>
                <w:color w:val="434343"/>
                <w:rtl w:val="0"/>
              </w:rPr>
              <w:t xml:space="preserve">El sistema envía la solicitud de vacación al líder del operador.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b w:val="1"/>
                <w:color w:val="434343"/>
              </w:rPr>
            </w:pPr>
            <w:r w:rsidDel="00000000" w:rsidR="00000000" w:rsidRPr="00000000">
              <w:rPr>
                <w:rtl w:val="0"/>
              </w:rPr>
            </w:r>
          </w:p>
        </w:tc>
      </w:tr>
    </w:tbl>
    <w:p w:rsidR="00000000" w:rsidDel="00000000" w:rsidP="00000000" w:rsidRDefault="00000000" w:rsidRPr="00000000" w14:paraId="000001F9">
      <w:pPr>
        <w:spacing w:line="360" w:lineRule="auto"/>
        <w:ind w:left="0" w:firstLine="0"/>
        <w:rPr>
          <w:b w:val="1"/>
          <w:color w:val="434343"/>
        </w:rPr>
      </w:pPr>
      <w:r w:rsidDel="00000000" w:rsidR="00000000" w:rsidRPr="00000000">
        <w:rPr>
          <w:rtl w:val="0"/>
        </w:rPr>
      </w:r>
    </w:p>
    <w:p w:rsidR="00000000" w:rsidDel="00000000" w:rsidP="00000000" w:rsidRDefault="00000000" w:rsidRPr="00000000" w14:paraId="000001FA">
      <w:pPr>
        <w:numPr>
          <w:ilvl w:val="0"/>
          <w:numId w:val="7"/>
        </w:numPr>
        <w:spacing w:line="360" w:lineRule="auto"/>
        <w:ind w:left="720" w:hanging="360"/>
        <w:rPr>
          <w:b w:val="1"/>
          <w:color w:val="434343"/>
        </w:rPr>
      </w:pPr>
      <w:r w:rsidDel="00000000" w:rsidR="00000000" w:rsidRPr="00000000">
        <w:rPr>
          <w:b w:val="1"/>
          <w:color w:val="434343"/>
          <w:rtl w:val="0"/>
        </w:rPr>
        <w:t xml:space="preserve">Caso de Uso: Registrar status de solicitud de vacación</w:t>
      </w:r>
    </w:p>
    <w:p w:rsidR="00000000" w:rsidDel="00000000" w:rsidP="00000000" w:rsidRDefault="00000000" w:rsidRPr="00000000" w14:paraId="000001FB">
      <w:pPr>
        <w:rPr>
          <w:b w:val="1"/>
          <w:color w:val="434343"/>
        </w:rPr>
      </w:pPr>
      <w:r w:rsidDel="00000000" w:rsidR="00000000" w:rsidRPr="00000000">
        <w:rPr>
          <w:b w:val="1"/>
          <w:color w:val="434343"/>
          <w:rtl w:val="0"/>
        </w:rPr>
        <w:t xml:space="preserve">Descripción del caso de uso</w:t>
      </w:r>
    </w:p>
    <w:p w:rsidR="00000000" w:rsidDel="00000000" w:rsidP="00000000" w:rsidRDefault="00000000" w:rsidRPr="00000000" w14:paraId="000001FC">
      <w:pPr>
        <w:spacing w:after="240" w:before="240" w:line="240" w:lineRule="auto"/>
        <w:rPr>
          <w:color w:val="434343"/>
        </w:rPr>
      </w:pPr>
      <w:r w:rsidDel="00000000" w:rsidR="00000000" w:rsidRPr="00000000">
        <w:rPr>
          <w:b w:val="1"/>
          <w:color w:val="434343"/>
          <w:rtl w:val="0"/>
        </w:rPr>
        <w:t xml:space="preserve">Número:</w:t>
      </w:r>
      <w:r w:rsidDel="00000000" w:rsidR="00000000" w:rsidRPr="00000000">
        <w:rPr>
          <w:color w:val="434343"/>
          <w:rtl w:val="0"/>
        </w:rPr>
        <w:t xml:space="preserve"> CU08</w:t>
      </w:r>
    </w:p>
    <w:p w:rsidR="00000000" w:rsidDel="00000000" w:rsidP="00000000" w:rsidRDefault="00000000" w:rsidRPr="00000000" w14:paraId="000001FD">
      <w:pPr>
        <w:spacing w:after="240" w:before="240" w:line="240" w:lineRule="auto"/>
        <w:rPr>
          <w:color w:val="434343"/>
        </w:rPr>
      </w:pPr>
      <w:r w:rsidDel="00000000" w:rsidR="00000000" w:rsidRPr="00000000">
        <w:rPr>
          <w:b w:val="1"/>
          <w:color w:val="434343"/>
          <w:rtl w:val="0"/>
        </w:rPr>
        <w:t xml:space="preserve">Nombre de Caso de Uso: </w:t>
      </w:r>
      <w:r w:rsidDel="00000000" w:rsidR="00000000" w:rsidRPr="00000000">
        <w:rPr>
          <w:color w:val="434343"/>
          <w:rtl w:val="0"/>
        </w:rPr>
        <w:t xml:space="preserve">registrar estatus de solicitudes de vacaciones</w:t>
      </w:r>
    </w:p>
    <w:p w:rsidR="00000000" w:rsidDel="00000000" w:rsidP="00000000" w:rsidRDefault="00000000" w:rsidRPr="00000000" w14:paraId="000001FE">
      <w:pPr>
        <w:spacing w:after="240" w:before="240" w:line="240" w:lineRule="auto"/>
        <w:rPr>
          <w:color w:val="434343"/>
        </w:rPr>
      </w:pPr>
      <w:r w:rsidDel="00000000" w:rsidR="00000000" w:rsidRPr="00000000">
        <w:rPr>
          <w:b w:val="1"/>
          <w:color w:val="434343"/>
          <w:rtl w:val="0"/>
        </w:rPr>
        <w:t xml:space="preserve">Descripción:</w:t>
      </w:r>
      <w:r w:rsidDel="00000000" w:rsidR="00000000" w:rsidRPr="00000000">
        <w:rPr>
          <w:color w:val="434343"/>
          <w:rtl w:val="0"/>
        </w:rPr>
        <w:t xml:space="preserve"> Esta función le permite al usuario con el rol de líder responder a las solicitudes que han hecho los colaboradores dentro del departamento que este tiene a cargo.</w:t>
      </w:r>
    </w:p>
    <w:p w:rsidR="00000000" w:rsidDel="00000000" w:rsidP="00000000" w:rsidRDefault="00000000" w:rsidRPr="00000000" w14:paraId="000001FF">
      <w:pPr>
        <w:spacing w:after="240" w:before="240" w:line="240" w:lineRule="auto"/>
        <w:rPr>
          <w:color w:val="434343"/>
        </w:rPr>
      </w:pPr>
      <w:r w:rsidDel="00000000" w:rsidR="00000000" w:rsidRPr="00000000">
        <w:rPr>
          <w:b w:val="1"/>
          <w:color w:val="434343"/>
          <w:rtl w:val="0"/>
        </w:rPr>
        <w:t xml:space="preserve">Actor: </w:t>
      </w:r>
      <w:r w:rsidDel="00000000" w:rsidR="00000000" w:rsidRPr="00000000">
        <w:rPr>
          <w:color w:val="434343"/>
          <w:rtl w:val="0"/>
        </w:rPr>
        <w:t xml:space="preserve">Líder</w:t>
      </w:r>
    </w:p>
    <w:p w:rsidR="00000000" w:rsidDel="00000000" w:rsidP="00000000" w:rsidRDefault="00000000" w:rsidRPr="00000000" w14:paraId="00000200">
      <w:pPr>
        <w:spacing w:after="240" w:before="240" w:line="240" w:lineRule="auto"/>
        <w:rPr>
          <w:color w:val="434343"/>
        </w:rPr>
      </w:pPr>
      <w:r w:rsidDel="00000000" w:rsidR="00000000" w:rsidRPr="00000000">
        <w:rPr>
          <w:b w:val="1"/>
          <w:color w:val="434343"/>
          <w:rtl w:val="0"/>
        </w:rPr>
        <w:t xml:space="preserve">Puntos de extensión:</w:t>
      </w:r>
      <w:r w:rsidDel="00000000" w:rsidR="00000000" w:rsidRPr="00000000">
        <w:rPr>
          <w:color w:val="434343"/>
          <w:rtl w:val="0"/>
        </w:rPr>
        <w:t xml:space="preserve"> No tiene</w:t>
      </w:r>
    </w:p>
    <w:p w:rsidR="00000000" w:rsidDel="00000000" w:rsidP="00000000" w:rsidRDefault="00000000" w:rsidRPr="00000000" w14:paraId="00000201">
      <w:pPr>
        <w:spacing w:after="240" w:line="240" w:lineRule="auto"/>
        <w:rPr>
          <w:color w:val="434343"/>
        </w:rPr>
      </w:pPr>
      <w:r w:rsidDel="00000000" w:rsidR="00000000" w:rsidRPr="00000000">
        <w:rPr>
          <w:b w:val="1"/>
          <w:color w:val="434343"/>
          <w:rtl w:val="0"/>
        </w:rPr>
        <w:t xml:space="preserve">Requerimientos Especiales:</w:t>
      </w:r>
      <w:r w:rsidDel="00000000" w:rsidR="00000000" w:rsidRPr="00000000">
        <w:rPr>
          <w:rtl w:val="0"/>
        </w:rPr>
      </w:r>
    </w:p>
    <w:p w:rsidR="00000000" w:rsidDel="00000000" w:rsidP="00000000" w:rsidRDefault="00000000" w:rsidRPr="00000000" w14:paraId="00000202">
      <w:pPr>
        <w:spacing w:line="240" w:lineRule="auto"/>
        <w:ind w:left="360"/>
        <w:rPr>
          <w:color w:val="434343"/>
        </w:rPr>
      </w:pPr>
      <w:r w:rsidDel="00000000" w:rsidR="00000000" w:rsidRPr="00000000">
        <w:rPr>
          <w:color w:val="434343"/>
          <w:rtl w:val="0"/>
        </w:rPr>
        <w:t xml:space="preserve">·         Rendimiento:</w:t>
      </w:r>
    </w:p>
    <w:p w:rsidR="00000000" w:rsidDel="00000000" w:rsidP="00000000" w:rsidRDefault="00000000" w:rsidRPr="00000000" w14:paraId="00000203">
      <w:pPr>
        <w:spacing w:line="240" w:lineRule="auto"/>
        <w:ind w:left="850.3937007874017" w:hanging="283.4645669291342"/>
        <w:rPr>
          <w:color w:val="434343"/>
        </w:rPr>
      </w:pPr>
      <w:r w:rsidDel="00000000" w:rsidR="00000000" w:rsidRPr="00000000">
        <w:rPr>
          <w:color w:val="434343"/>
          <w:rtl w:val="0"/>
        </w:rPr>
        <w:t xml:space="preserve">o   El tiempo requerido para completar esta función no debe de exceder 2 segundos.</w:t>
      </w:r>
    </w:p>
    <w:p w:rsidR="00000000" w:rsidDel="00000000" w:rsidP="00000000" w:rsidRDefault="00000000" w:rsidRPr="00000000" w14:paraId="00000204">
      <w:pPr>
        <w:spacing w:after="240" w:before="240" w:line="240" w:lineRule="auto"/>
        <w:rPr>
          <w:color w:val="434343"/>
        </w:rPr>
      </w:pPr>
      <w:r w:rsidDel="00000000" w:rsidR="00000000" w:rsidRPr="00000000">
        <w:rPr>
          <w:b w:val="1"/>
          <w:color w:val="434343"/>
          <w:rtl w:val="0"/>
        </w:rPr>
        <w:t xml:space="preserve">Pre-Condiciones</w:t>
      </w:r>
      <w:r w:rsidDel="00000000" w:rsidR="00000000" w:rsidRPr="00000000">
        <w:rPr>
          <w:b w:val="1"/>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05">
      <w:pPr>
        <w:numPr>
          <w:ilvl w:val="0"/>
          <w:numId w:val="29"/>
        </w:numPr>
        <w:spacing w:after="0" w:afterAutospacing="0" w:before="240" w:line="240" w:lineRule="auto"/>
        <w:ind w:left="850.3937007874017" w:hanging="283.4645669291342"/>
        <w:rPr>
          <w:color w:val="434343"/>
        </w:rPr>
      </w:pPr>
      <w:r w:rsidDel="00000000" w:rsidR="00000000" w:rsidRPr="00000000">
        <w:rPr>
          <w:color w:val="434343"/>
          <w:rtl w:val="0"/>
        </w:rPr>
        <w:t xml:space="preserve">El usuario debe de estar autenticado como líder.</w:t>
      </w:r>
    </w:p>
    <w:p w:rsidR="00000000" w:rsidDel="00000000" w:rsidP="00000000" w:rsidRDefault="00000000" w:rsidRPr="00000000" w14:paraId="00000206">
      <w:pPr>
        <w:numPr>
          <w:ilvl w:val="0"/>
          <w:numId w:val="29"/>
        </w:numPr>
        <w:spacing w:after="240" w:before="0" w:beforeAutospacing="0" w:line="240" w:lineRule="auto"/>
        <w:ind w:left="850.3937007874017" w:hanging="283.4645669291342"/>
        <w:rPr>
          <w:color w:val="434343"/>
        </w:rPr>
      </w:pPr>
      <w:r w:rsidDel="00000000" w:rsidR="00000000" w:rsidRPr="00000000">
        <w:rPr>
          <w:color w:val="434343"/>
          <w:rtl w:val="0"/>
        </w:rPr>
        <w:t xml:space="preserve">Deben existir solicitudes de vacaciones previamente enviadas por uno o varios empleados.</w:t>
      </w:r>
    </w:p>
    <w:p w:rsidR="00000000" w:rsidDel="00000000" w:rsidP="00000000" w:rsidRDefault="00000000" w:rsidRPr="00000000" w14:paraId="00000207">
      <w:pPr>
        <w:spacing w:after="240" w:before="240" w:line="240" w:lineRule="auto"/>
        <w:rPr>
          <w:color w:val="434343"/>
        </w:rPr>
      </w:pPr>
      <w:r w:rsidDel="00000000" w:rsidR="00000000" w:rsidRPr="00000000">
        <w:rPr>
          <w:b w:val="1"/>
          <w:color w:val="434343"/>
          <w:rtl w:val="0"/>
        </w:rPr>
        <w:t xml:space="preserve">Post-Condiciones</w:t>
      </w:r>
      <w:r w:rsidDel="00000000" w:rsidR="00000000" w:rsidRPr="00000000">
        <w:rPr>
          <w:color w:val="434343"/>
          <w:rtl w:val="0"/>
        </w:rPr>
        <w:t xml:space="preserve">: </w:t>
      </w:r>
    </w:p>
    <w:p w:rsidR="00000000" w:rsidDel="00000000" w:rsidP="00000000" w:rsidRDefault="00000000" w:rsidRPr="00000000" w14:paraId="00000208">
      <w:pPr>
        <w:numPr>
          <w:ilvl w:val="0"/>
          <w:numId w:val="29"/>
        </w:numPr>
        <w:spacing w:after="0" w:afterAutospacing="0" w:before="240" w:line="240" w:lineRule="auto"/>
        <w:ind w:left="850.3937007874017" w:hanging="283.4645669291342"/>
        <w:rPr>
          <w:color w:val="434343"/>
        </w:rPr>
      </w:pPr>
      <w:r w:rsidDel="00000000" w:rsidR="00000000" w:rsidRPr="00000000">
        <w:rPr>
          <w:color w:val="434343"/>
          <w:rtl w:val="0"/>
        </w:rPr>
        <w:t xml:space="preserve">El sistema registra la respuesta en la base de datos.</w:t>
      </w:r>
    </w:p>
    <w:p w:rsidR="00000000" w:rsidDel="00000000" w:rsidP="00000000" w:rsidRDefault="00000000" w:rsidRPr="00000000" w14:paraId="00000209">
      <w:pPr>
        <w:numPr>
          <w:ilvl w:val="0"/>
          <w:numId w:val="29"/>
        </w:numPr>
        <w:spacing w:after="240" w:before="0" w:beforeAutospacing="0" w:line="240" w:lineRule="auto"/>
        <w:ind w:left="850.3937007874017" w:hanging="283.4645669291342"/>
        <w:rPr>
          <w:color w:val="434343"/>
          <w:u w:val="none"/>
        </w:rPr>
      </w:pPr>
      <w:r w:rsidDel="00000000" w:rsidR="00000000" w:rsidRPr="00000000">
        <w:rPr>
          <w:color w:val="434343"/>
          <w:rtl w:val="0"/>
        </w:rPr>
        <w:t xml:space="preserve">El sistema manda la solicitud de vacación como notificación al administrador</w:t>
      </w:r>
    </w:p>
    <w:tbl>
      <w:tblPr>
        <w:tblStyle w:val="Table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190"/>
        <w:tblGridChange w:id="0">
          <w:tblGrid>
            <w:gridCol w:w="3810"/>
            <w:gridCol w:w="519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b w:val="1"/>
                <w:color w:val="434343"/>
              </w:rPr>
            </w:pPr>
            <w:r w:rsidDel="00000000" w:rsidR="00000000" w:rsidRPr="00000000">
              <w:rPr>
                <w:b w:val="1"/>
                <w:color w:val="434343"/>
                <w:rtl w:val="0"/>
              </w:rPr>
              <w:t xml:space="preserve">Flujo de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b w:val="1"/>
                <w:color w:val="434343"/>
              </w:rPr>
            </w:pPr>
            <w:r w:rsidDel="00000000" w:rsidR="00000000" w:rsidRPr="00000000">
              <w:rPr>
                <w:b w:val="1"/>
                <w:color w:val="434343"/>
                <w:rtl w:val="0"/>
              </w:rPr>
              <w:t xml:space="preserve">Curso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b w:val="1"/>
                <w:color w:val="434343"/>
              </w:rPr>
            </w:pPr>
            <w:r w:rsidDel="00000000" w:rsidR="00000000" w:rsidRPr="00000000">
              <w:rPr>
                <w:b w:val="1"/>
                <w:color w:val="434343"/>
                <w:rtl w:val="0"/>
              </w:rPr>
              <w:t xml:space="preserve">Alternativas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numPr>
                <w:ilvl w:val="0"/>
                <w:numId w:val="8"/>
              </w:numPr>
              <w:spacing w:line="240" w:lineRule="auto"/>
              <w:rPr>
                <w:color w:val="434343"/>
              </w:rPr>
            </w:pPr>
            <w:r w:rsidDel="00000000" w:rsidR="00000000" w:rsidRPr="00000000">
              <w:rPr>
                <w:color w:val="434343"/>
                <w:rtl w:val="0"/>
              </w:rPr>
              <w:t xml:space="preserve">El usuario selecciona el botón de “solicitudes”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numPr>
                <w:ilvl w:val="0"/>
                <w:numId w:val="8"/>
              </w:numPr>
              <w:spacing w:line="240" w:lineRule="auto"/>
              <w:rPr>
                <w:color w:val="434343"/>
              </w:rPr>
            </w:pPr>
            <w:r w:rsidDel="00000000" w:rsidR="00000000" w:rsidRPr="00000000">
              <w:rPr>
                <w:color w:val="434343"/>
                <w:rtl w:val="0"/>
              </w:rPr>
              <w:t xml:space="preserve">El sistema accede a la tabla de las solicitudes de vacaciones más recientes</w:t>
            </w:r>
            <w:ins w:author="Miguel Tang" w:id="3" w:date="2022-03-13T01:35:54Z">
              <w:r w:rsidDel="00000000" w:rsidR="00000000" w:rsidRPr="00000000">
                <w:rPr>
                  <w:color w:val="434343"/>
                  <w:rtl w:val="0"/>
                </w:rPr>
                <w:t xml:space="preserve"> sin status</w:t>
              </w:r>
            </w:ins>
            <w:del w:author="Miguel Tang" w:id="3" w:date="2022-03-13T01:35:54Z">
              <w:r w:rsidDel="00000000" w:rsidR="00000000" w:rsidRPr="00000000">
                <w:rPr>
                  <w:color w:val="434343"/>
                  <w:rtl w:val="0"/>
                </w:rPr>
                <w:delText xml:space="preserve">.</w:delText>
              </w:r>
            </w:del>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numPr>
                <w:ilvl w:val="0"/>
                <w:numId w:val="8"/>
              </w:numPr>
              <w:spacing w:line="240" w:lineRule="auto"/>
              <w:rPr>
                <w:color w:val="434343"/>
              </w:rPr>
            </w:pPr>
            <w:r w:rsidDel="00000000" w:rsidR="00000000" w:rsidRPr="00000000">
              <w:rPr>
                <w:color w:val="434343"/>
                <w:rtl w:val="0"/>
              </w:rPr>
              <w:t xml:space="preserve">El sistema muestra las solicitudes más recientes</w:t>
            </w:r>
            <w:ins w:author="Miguel Tang" w:id="4" w:date="2022-03-13T01:40:01Z">
              <w:r w:rsidDel="00000000" w:rsidR="00000000" w:rsidRPr="00000000">
                <w:rPr>
                  <w:color w:val="434343"/>
                  <w:rtl w:val="0"/>
                </w:rPr>
                <w:t xml:space="preserve">.</w:t>
              </w:r>
            </w:ins>
            <w:del w:author="Miguel Tang" w:id="4" w:date="2022-03-13T01:40:01Z">
              <w:r w:rsidDel="00000000" w:rsidR="00000000" w:rsidRPr="00000000">
                <w:rPr>
                  <w:color w:val="434343"/>
                  <w:rtl w:val="0"/>
                </w:rPr>
                <w:delText xml:space="preserve"> y dos opciones de “aceptar/rechazar”</w:delText>
              </w:r>
            </w:del>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b w:val="1"/>
                <w:color w:val="434343"/>
              </w:rPr>
            </w:pPr>
            <w:r w:rsidDel="00000000" w:rsidR="00000000" w:rsidRPr="00000000">
              <w:rPr>
                <w:rtl w:val="0"/>
              </w:rPr>
            </w:r>
          </w:p>
        </w:tc>
      </w:tr>
      <w:tr>
        <w:trPr>
          <w:cantSplit w:val="0"/>
          <w:tblHeader w:val="0"/>
          <w:ins w:author="Miguel Tang" w:id="5" w:date="2022-03-13T01:39:48Z"/>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numPr>
                <w:ilvl w:val="0"/>
                <w:numId w:val="8"/>
              </w:numPr>
              <w:spacing w:line="240" w:lineRule="auto"/>
              <w:rPr>
                <w:ins w:author="Miguel Tang" w:id="5" w:date="2022-03-13T01:39:48Z"/>
                <w:color w:val="434343"/>
              </w:rPr>
            </w:pPr>
            <w:ins w:author="Miguel Tang" w:id="5" w:date="2022-03-13T01:39:48Z">
              <w:r w:rsidDel="00000000" w:rsidR="00000000" w:rsidRPr="00000000">
                <w:rPr>
                  <w:b w:val="1"/>
                  <w:color w:val="434343"/>
                  <w:rtl w:val="0"/>
                </w:rPr>
                <w:t xml:space="preserve">El usuario genera interfaz con opciones de aceptar/eliminar y un cuadro de texto para escribir nota</w:t>
              </w:r>
            </w:ins>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ins w:author="Miguel Tang" w:id="5" w:date="2022-03-13T01:39:48Z"/>
                <w:b w:val="1"/>
                <w:color w:val="434343"/>
              </w:rPr>
            </w:pPr>
            <w:ins w:author="Miguel Tang" w:id="5" w:date="2022-03-13T01:39:48Z">
              <w:r w:rsidDel="00000000" w:rsidR="00000000" w:rsidRPr="00000000">
                <w:rPr>
                  <w:rtl w:val="0"/>
                </w:rPr>
              </w:r>
            </w:ins>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numPr>
                <w:ilvl w:val="0"/>
                <w:numId w:val="8"/>
              </w:numPr>
              <w:spacing w:line="240" w:lineRule="auto"/>
              <w:rPr>
                <w:color w:val="434343"/>
              </w:rPr>
            </w:pPr>
            <w:r w:rsidDel="00000000" w:rsidR="00000000" w:rsidRPr="00000000">
              <w:rPr>
                <w:color w:val="434343"/>
                <w:rtl w:val="0"/>
              </w:rPr>
              <w:t xml:space="preserve">El sistema registra l</w:t>
            </w:r>
            <w:ins w:author="Miguel Tang" w:id="6" w:date="2022-03-13T01:41:56Z">
              <w:r w:rsidDel="00000000" w:rsidR="00000000" w:rsidRPr="00000000">
                <w:rPr>
                  <w:color w:val="434343"/>
                  <w:rtl w:val="0"/>
                </w:rPr>
                <w:t xml:space="preserve">a información </w:t>
              </w:r>
            </w:ins>
            <w:del w:author="Miguel Tang" w:id="6" w:date="2022-03-13T01:41:56Z">
              <w:r w:rsidDel="00000000" w:rsidR="00000000" w:rsidRPr="00000000">
                <w:rPr>
                  <w:color w:val="434343"/>
                  <w:rtl w:val="0"/>
                </w:rPr>
                <w:delText xml:space="preserve">a respuesta </w:delText>
              </w:r>
            </w:del>
            <w:r w:rsidDel="00000000" w:rsidR="00000000" w:rsidRPr="00000000">
              <w:rPr>
                <w:color w:val="434343"/>
                <w:rtl w:val="0"/>
              </w:rPr>
              <w:t xml:space="preserve">en la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b w:val="1"/>
                <w:color w:val="434343"/>
              </w:rPr>
            </w:pPr>
            <w:r w:rsidDel="00000000" w:rsidR="00000000" w:rsidRPr="00000000">
              <w:rPr>
                <w:rtl w:val="0"/>
              </w:rPr>
            </w:r>
          </w:p>
        </w:tc>
      </w:tr>
    </w:tbl>
    <w:p w:rsidR="00000000" w:rsidDel="00000000" w:rsidP="00000000" w:rsidRDefault="00000000" w:rsidRPr="00000000" w14:paraId="000002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Diagrama</w:t>
      </w:r>
    </w:p>
    <w:p w:rsidR="00000000" w:rsidDel="00000000" w:rsidP="00000000" w:rsidRDefault="00000000" w:rsidRPr="00000000" w14:paraId="0000021B">
      <w:pPr>
        <w:spacing w:line="360" w:lineRule="auto"/>
        <w:rPr>
          <w:b w:val="1"/>
          <w:color w:val="434343"/>
        </w:rPr>
      </w:pPr>
      <w:r w:rsidDel="00000000" w:rsidR="00000000" w:rsidRPr="00000000">
        <w:rPr>
          <w:rtl w:val="0"/>
        </w:rPr>
      </w:r>
    </w:p>
    <w:p w:rsidR="00000000" w:rsidDel="00000000" w:rsidP="00000000" w:rsidRDefault="00000000" w:rsidRPr="00000000" w14:paraId="0000021C">
      <w:pPr>
        <w:spacing w:line="360" w:lineRule="auto"/>
        <w:rPr>
          <w:b w:val="1"/>
          <w:color w:val="434343"/>
        </w:rPr>
      </w:pPr>
      <w:r w:rsidDel="00000000" w:rsidR="00000000" w:rsidRPr="00000000">
        <w:rPr>
          <w:b w:val="1"/>
          <w:color w:val="434343"/>
        </w:rPr>
        <w:drawing>
          <wp:inline distB="114300" distT="114300" distL="114300" distR="114300">
            <wp:extent cx="4910138" cy="5675939"/>
            <wp:effectExtent b="0" l="0" r="0" t="0"/>
            <wp:docPr id="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910138" cy="5675939"/>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numPr>
          <w:ilvl w:val="0"/>
          <w:numId w:val="7"/>
        </w:numPr>
        <w:spacing w:line="360" w:lineRule="auto"/>
        <w:ind w:left="720" w:hanging="360"/>
        <w:rPr>
          <w:b w:val="1"/>
          <w:color w:val="434343"/>
        </w:rPr>
      </w:pPr>
      <w:r w:rsidDel="00000000" w:rsidR="00000000" w:rsidRPr="00000000">
        <w:rPr>
          <w:b w:val="1"/>
          <w:color w:val="434343"/>
          <w:rtl w:val="0"/>
        </w:rPr>
        <w:t xml:space="preserve">Caso de Uso: Consultar Estatus de solicitud de vacación</w:t>
      </w:r>
    </w:p>
    <w:p w:rsidR="00000000" w:rsidDel="00000000" w:rsidP="00000000" w:rsidRDefault="00000000" w:rsidRPr="00000000" w14:paraId="0000021E">
      <w:pPr>
        <w:rPr>
          <w:b w:val="1"/>
          <w:color w:val="434343"/>
        </w:rPr>
      </w:pPr>
      <w:r w:rsidDel="00000000" w:rsidR="00000000" w:rsidRPr="00000000">
        <w:rPr>
          <w:b w:val="1"/>
          <w:color w:val="434343"/>
          <w:rtl w:val="0"/>
        </w:rPr>
        <w:t xml:space="preserve">Descripción del caso de uso</w:t>
      </w:r>
    </w:p>
    <w:p w:rsidR="00000000" w:rsidDel="00000000" w:rsidP="00000000" w:rsidRDefault="00000000" w:rsidRPr="00000000" w14:paraId="0000021F">
      <w:pPr>
        <w:spacing w:after="240" w:before="240" w:line="240" w:lineRule="auto"/>
        <w:rPr>
          <w:color w:val="434343"/>
          <w:highlight w:val="yellow"/>
        </w:rPr>
      </w:pPr>
      <w:r w:rsidDel="00000000" w:rsidR="00000000" w:rsidRPr="00000000">
        <w:rPr>
          <w:b w:val="1"/>
          <w:color w:val="434343"/>
          <w:rtl w:val="0"/>
        </w:rPr>
        <w:t xml:space="preserve">Número:</w:t>
      </w:r>
      <w:r w:rsidDel="00000000" w:rsidR="00000000" w:rsidRPr="00000000">
        <w:rPr>
          <w:color w:val="434343"/>
          <w:rtl w:val="0"/>
        </w:rPr>
        <w:t xml:space="preserve"> CU03</w:t>
      </w:r>
      <w:r w:rsidDel="00000000" w:rsidR="00000000" w:rsidRPr="00000000">
        <w:rPr>
          <w:rtl w:val="0"/>
        </w:rPr>
      </w:r>
    </w:p>
    <w:p w:rsidR="00000000" w:rsidDel="00000000" w:rsidP="00000000" w:rsidRDefault="00000000" w:rsidRPr="00000000" w14:paraId="00000220">
      <w:pPr>
        <w:spacing w:after="240" w:before="240" w:line="240" w:lineRule="auto"/>
        <w:rPr>
          <w:color w:val="434343"/>
        </w:rPr>
      </w:pPr>
      <w:r w:rsidDel="00000000" w:rsidR="00000000" w:rsidRPr="00000000">
        <w:rPr>
          <w:b w:val="1"/>
          <w:color w:val="434343"/>
          <w:rtl w:val="0"/>
        </w:rPr>
        <w:t xml:space="preserve">Nombre de Caso de Uso:</w:t>
      </w:r>
      <w:r w:rsidDel="00000000" w:rsidR="00000000" w:rsidRPr="00000000">
        <w:rPr>
          <w:color w:val="434343"/>
          <w:rtl w:val="0"/>
        </w:rPr>
        <w:t xml:space="preserve"> Consultar Estatus de Solicitud</w:t>
      </w:r>
    </w:p>
    <w:p w:rsidR="00000000" w:rsidDel="00000000" w:rsidP="00000000" w:rsidRDefault="00000000" w:rsidRPr="00000000" w14:paraId="00000221">
      <w:pPr>
        <w:spacing w:after="240" w:before="240" w:line="240" w:lineRule="auto"/>
        <w:rPr>
          <w:color w:val="434343"/>
        </w:rPr>
      </w:pPr>
      <w:r w:rsidDel="00000000" w:rsidR="00000000" w:rsidRPr="00000000">
        <w:rPr>
          <w:b w:val="1"/>
          <w:color w:val="434343"/>
          <w:rtl w:val="0"/>
        </w:rPr>
        <w:t xml:space="preserve">Descripción:</w:t>
      </w:r>
      <w:r w:rsidDel="00000000" w:rsidR="00000000" w:rsidRPr="00000000">
        <w:rPr>
          <w:color w:val="434343"/>
          <w:rtl w:val="0"/>
        </w:rPr>
        <w:t xml:space="preserve"> Función que permite al empleado consultar si su solicitud fue aceptada o rechazada.</w:t>
      </w:r>
    </w:p>
    <w:p w:rsidR="00000000" w:rsidDel="00000000" w:rsidP="00000000" w:rsidRDefault="00000000" w:rsidRPr="00000000" w14:paraId="00000222">
      <w:pPr>
        <w:spacing w:after="240" w:before="240" w:line="240" w:lineRule="auto"/>
        <w:rPr>
          <w:color w:val="434343"/>
        </w:rPr>
      </w:pPr>
      <w:r w:rsidDel="00000000" w:rsidR="00000000" w:rsidRPr="00000000">
        <w:rPr>
          <w:b w:val="1"/>
          <w:color w:val="434343"/>
          <w:rtl w:val="0"/>
        </w:rPr>
        <w:t xml:space="preserve">Actor: </w:t>
      </w:r>
      <w:r w:rsidDel="00000000" w:rsidR="00000000" w:rsidRPr="00000000">
        <w:rPr>
          <w:color w:val="434343"/>
          <w:rtl w:val="0"/>
        </w:rPr>
        <w:t xml:space="preserve">Admin/Líder/Operador</w:t>
      </w:r>
    </w:p>
    <w:p w:rsidR="00000000" w:rsidDel="00000000" w:rsidP="00000000" w:rsidRDefault="00000000" w:rsidRPr="00000000" w14:paraId="00000223">
      <w:pPr>
        <w:spacing w:after="240" w:before="240" w:line="240" w:lineRule="auto"/>
        <w:rPr>
          <w:color w:val="434343"/>
        </w:rPr>
      </w:pPr>
      <w:r w:rsidDel="00000000" w:rsidR="00000000" w:rsidRPr="00000000">
        <w:rPr>
          <w:b w:val="1"/>
          <w:color w:val="434343"/>
          <w:rtl w:val="0"/>
        </w:rPr>
        <w:t xml:space="preserve">Puntos de extensión:</w:t>
      </w:r>
      <w:r w:rsidDel="00000000" w:rsidR="00000000" w:rsidRPr="00000000">
        <w:rPr>
          <w:color w:val="434343"/>
          <w:rtl w:val="0"/>
        </w:rPr>
        <w:t xml:space="preserve"> Filtrar reportes de solicitud de vacaciones por área, Filtrar reportes de solicitud de vacaciones por mes, Descargar reporte de vacaciones.</w:t>
      </w:r>
    </w:p>
    <w:p w:rsidR="00000000" w:rsidDel="00000000" w:rsidP="00000000" w:rsidRDefault="00000000" w:rsidRPr="00000000" w14:paraId="00000224">
      <w:pPr>
        <w:spacing w:after="240" w:line="240" w:lineRule="auto"/>
        <w:rPr>
          <w:color w:val="434343"/>
        </w:rPr>
      </w:pPr>
      <w:r w:rsidDel="00000000" w:rsidR="00000000" w:rsidRPr="00000000">
        <w:rPr>
          <w:b w:val="1"/>
          <w:color w:val="434343"/>
          <w:rtl w:val="0"/>
        </w:rPr>
        <w:t xml:space="preserve">Requerimientos Especiales:</w:t>
      </w:r>
      <w:r w:rsidDel="00000000" w:rsidR="00000000" w:rsidRPr="00000000">
        <w:rPr>
          <w:rtl w:val="0"/>
        </w:rPr>
      </w:r>
    </w:p>
    <w:p w:rsidR="00000000" w:rsidDel="00000000" w:rsidP="00000000" w:rsidRDefault="00000000" w:rsidRPr="00000000" w14:paraId="00000225">
      <w:pPr>
        <w:spacing w:line="240" w:lineRule="auto"/>
        <w:ind w:left="360"/>
        <w:rPr>
          <w:color w:val="434343"/>
        </w:rPr>
      </w:pPr>
      <w:r w:rsidDel="00000000" w:rsidR="00000000" w:rsidRPr="00000000">
        <w:rPr>
          <w:color w:val="434343"/>
          <w:rtl w:val="0"/>
        </w:rPr>
        <w:t xml:space="preserve">·</w:t>
      </w:r>
      <w:r w:rsidDel="00000000" w:rsidR="00000000" w:rsidRPr="00000000">
        <w:rPr>
          <w:color w:val="434343"/>
          <w:rtl w:val="0"/>
        </w:rPr>
        <w:t xml:space="preserve">         </w:t>
      </w:r>
      <w:r w:rsidDel="00000000" w:rsidR="00000000" w:rsidRPr="00000000">
        <w:rPr>
          <w:color w:val="434343"/>
          <w:rtl w:val="0"/>
        </w:rPr>
        <w:t xml:space="preserve">Rendimiento:</w:t>
      </w:r>
    </w:p>
    <w:p w:rsidR="00000000" w:rsidDel="00000000" w:rsidP="00000000" w:rsidRDefault="00000000" w:rsidRPr="00000000" w14:paraId="00000226">
      <w:pPr>
        <w:spacing w:line="240" w:lineRule="auto"/>
        <w:ind w:left="850.3937007874017" w:hanging="283.4645669291342"/>
        <w:rPr>
          <w:color w:val="434343"/>
        </w:rPr>
      </w:pPr>
      <w:r w:rsidDel="00000000" w:rsidR="00000000" w:rsidRPr="00000000">
        <w:rPr>
          <w:color w:val="434343"/>
          <w:rtl w:val="0"/>
        </w:rPr>
        <w:t xml:space="preserve">o</w:t>
      </w:r>
      <w:r w:rsidDel="00000000" w:rsidR="00000000" w:rsidRPr="00000000">
        <w:rPr>
          <w:color w:val="434343"/>
          <w:rtl w:val="0"/>
        </w:rPr>
        <w:t xml:space="preserve">   </w:t>
      </w:r>
      <w:r w:rsidDel="00000000" w:rsidR="00000000" w:rsidRPr="00000000">
        <w:rPr>
          <w:color w:val="434343"/>
          <w:rtl w:val="0"/>
        </w:rPr>
        <w:t xml:space="preserve">El tiempo para consultar la solicitud de vacación no debe de exceder los 3 segundos</w:t>
      </w:r>
    </w:p>
    <w:p w:rsidR="00000000" w:rsidDel="00000000" w:rsidP="00000000" w:rsidRDefault="00000000" w:rsidRPr="00000000" w14:paraId="00000227">
      <w:pPr>
        <w:spacing w:after="240" w:before="240" w:line="240" w:lineRule="auto"/>
        <w:rPr>
          <w:color w:val="434343"/>
        </w:rPr>
      </w:pPr>
      <w:r w:rsidDel="00000000" w:rsidR="00000000" w:rsidRPr="00000000">
        <w:rPr>
          <w:b w:val="1"/>
          <w:color w:val="434343"/>
          <w:rtl w:val="0"/>
        </w:rPr>
        <w:t xml:space="preserve">Pre-Condiciones</w:t>
      </w:r>
      <w:r w:rsidDel="00000000" w:rsidR="00000000" w:rsidRPr="00000000">
        <w:rPr>
          <w:b w:val="1"/>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28">
      <w:pPr>
        <w:numPr>
          <w:ilvl w:val="0"/>
          <w:numId w:val="12"/>
        </w:numPr>
        <w:spacing w:after="0" w:afterAutospacing="0" w:before="240" w:line="240" w:lineRule="auto"/>
        <w:ind w:left="850.3937007874017" w:hanging="283.4645669291342"/>
        <w:rPr>
          <w:color w:val="434343"/>
        </w:rPr>
      </w:pPr>
      <w:r w:rsidDel="00000000" w:rsidR="00000000" w:rsidRPr="00000000">
        <w:rPr>
          <w:color w:val="434343"/>
          <w:rtl w:val="0"/>
        </w:rPr>
        <w:t xml:space="preserve">El usuario tiene que estar registrado en la plataforma como empleado de NatGas.</w:t>
      </w:r>
    </w:p>
    <w:p w:rsidR="00000000" w:rsidDel="00000000" w:rsidP="00000000" w:rsidRDefault="00000000" w:rsidRPr="00000000" w14:paraId="00000229">
      <w:pPr>
        <w:numPr>
          <w:ilvl w:val="0"/>
          <w:numId w:val="12"/>
        </w:numPr>
        <w:spacing w:after="240" w:before="0" w:beforeAutospacing="0" w:line="240" w:lineRule="auto"/>
        <w:ind w:left="850.3937007874017" w:hanging="283.4645669291342"/>
        <w:rPr>
          <w:color w:val="434343"/>
          <w:u w:val="none"/>
        </w:rPr>
      </w:pPr>
      <w:r w:rsidDel="00000000" w:rsidR="00000000" w:rsidRPr="00000000">
        <w:rPr>
          <w:color w:val="434343"/>
          <w:rtl w:val="0"/>
        </w:rPr>
        <w:t xml:space="preserve">Existen solicitudes de vacaciones con un status registrado</w:t>
      </w:r>
    </w:p>
    <w:p w:rsidR="00000000" w:rsidDel="00000000" w:rsidP="00000000" w:rsidRDefault="00000000" w:rsidRPr="00000000" w14:paraId="0000022A">
      <w:pPr>
        <w:spacing w:after="240" w:before="240" w:line="240" w:lineRule="auto"/>
        <w:rPr>
          <w:color w:val="434343"/>
        </w:rPr>
      </w:pPr>
      <w:r w:rsidDel="00000000" w:rsidR="00000000" w:rsidRPr="00000000">
        <w:rPr>
          <w:b w:val="1"/>
          <w:color w:val="434343"/>
          <w:rtl w:val="0"/>
        </w:rPr>
        <w:t xml:space="preserve">Post-Condiciones</w:t>
      </w:r>
      <w:r w:rsidDel="00000000" w:rsidR="00000000" w:rsidRPr="00000000">
        <w:rPr>
          <w:color w:val="434343"/>
          <w:rtl w:val="0"/>
        </w:rPr>
        <w:t xml:space="preserve">: </w:t>
      </w:r>
    </w:p>
    <w:p w:rsidR="00000000" w:rsidDel="00000000" w:rsidP="00000000" w:rsidRDefault="00000000" w:rsidRPr="00000000" w14:paraId="0000022B">
      <w:pPr>
        <w:numPr>
          <w:ilvl w:val="0"/>
          <w:numId w:val="12"/>
        </w:numPr>
        <w:spacing w:after="240" w:before="240" w:line="240" w:lineRule="auto"/>
        <w:ind w:left="850.3937007874017" w:hanging="283.4645669291342"/>
        <w:rPr>
          <w:color w:val="434343"/>
        </w:rPr>
      </w:pPr>
      <w:r w:rsidDel="00000000" w:rsidR="00000000" w:rsidRPr="00000000">
        <w:rPr>
          <w:color w:val="434343"/>
          <w:rtl w:val="0"/>
        </w:rPr>
        <w:t xml:space="preserve">El sistema despliega las solicitudes de vacaciones que existen dependiendo del rol</w:t>
      </w:r>
    </w:p>
    <w:tbl>
      <w:tblPr>
        <w:tblStyle w:val="Table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190"/>
        <w:tblGridChange w:id="0">
          <w:tblGrid>
            <w:gridCol w:w="3810"/>
            <w:gridCol w:w="519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b w:val="1"/>
                <w:color w:val="434343"/>
              </w:rPr>
            </w:pPr>
            <w:r w:rsidDel="00000000" w:rsidR="00000000" w:rsidRPr="00000000">
              <w:rPr>
                <w:b w:val="1"/>
                <w:color w:val="434343"/>
                <w:rtl w:val="0"/>
              </w:rPr>
              <w:t xml:space="preserve">Flujo de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b w:val="1"/>
                <w:color w:val="434343"/>
              </w:rPr>
            </w:pPr>
            <w:r w:rsidDel="00000000" w:rsidR="00000000" w:rsidRPr="00000000">
              <w:rPr>
                <w:b w:val="1"/>
                <w:color w:val="434343"/>
                <w:rtl w:val="0"/>
              </w:rPr>
              <w:t xml:space="preserve">Curso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b w:val="1"/>
                <w:color w:val="434343"/>
              </w:rPr>
            </w:pPr>
            <w:r w:rsidDel="00000000" w:rsidR="00000000" w:rsidRPr="00000000">
              <w:rPr>
                <w:b w:val="1"/>
                <w:color w:val="434343"/>
                <w:rtl w:val="0"/>
              </w:rPr>
              <w:t xml:space="preserve">Alternativas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numPr>
                <w:ilvl w:val="0"/>
                <w:numId w:val="31"/>
              </w:numPr>
              <w:spacing w:line="240" w:lineRule="auto"/>
              <w:rPr>
                <w:color w:val="434343"/>
              </w:rPr>
            </w:pPr>
            <w:r w:rsidDel="00000000" w:rsidR="00000000" w:rsidRPr="00000000">
              <w:rPr>
                <w:color w:val="434343"/>
                <w:rtl w:val="0"/>
              </w:rPr>
              <w:t xml:space="preserve">El usuario entra a Mis Solicitudes de Vacaciones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numPr>
                <w:ilvl w:val="0"/>
                <w:numId w:val="31"/>
              </w:numPr>
              <w:spacing w:line="240" w:lineRule="auto"/>
              <w:rPr>
                <w:color w:val="434343"/>
              </w:rPr>
            </w:pPr>
            <w:r w:rsidDel="00000000" w:rsidR="00000000" w:rsidRPr="00000000">
              <w:rPr>
                <w:color w:val="434343"/>
                <w:rtl w:val="0"/>
              </w:rPr>
              <w:t xml:space="preserve">El sistema genera la interfaz de Mis Solicitudes de Vacaciones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numPr>
                <w:ilvl w:val="0"/>
                <w:numId w:val="31"/>
              </w:numPr>
              <w:spacing w:line="240" w:lineRule="auto"/>
              <w:rPr>
                <w:color w:val="434343"/>
              </w:rPr>
            </w:pPr>
            <w:r w:rsidDel="00000000" w:rsidR="00000000" w:rsidRPr="00000000">
              <w:rPr>
                <w:color w:val="434343"/>
                <w:rtl w:val="0"/>
              </w:rPr>
              <w:t xml:space="preserve">El sistema muestra las solicitudes de vacaciones con sus datos y estatus, siendo la primera mostrada, la última que se realizó.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b w:val="1"/>
                <w:color w:val="434343"/>
              </w:rPr>
            </w:pPr>
            <w:r w:rsidDel="00000000" w:rsidR="00000000" w:rsidRPr="00000000">
              <w:rPr>
                <w:rtl w:val="0"/>
              </w:rPr>
            </w:r>
          </w:p>
        </w:tc>
      </w:tr>
    </w:tbl>
    <w:p w:rsidR="00000000" w:rsidDel="00000000" w:rsidP="00000000" w:rsidRDefault="00000000" w:rsidRPr="00000000" w14:paraId="00000236">
      <w:pPr>
        <w:rPr>
          <w:color w:val="434343"/>
        </w:rPr>
      </w:pPr>
      <w:r w:rsidDel="00000000" w:rsidR="00000000" w:rsidRPr="00000000">
        <w:rPr>
          <w:rtl w:val="0"/>
        </w:rPr>
      </w:r>
    </w:p>
    <w:p w:rsidR="00000000" w:rsidDel="00000000" w:rsidP="00000000" w:rsidRDefault="00000000" w:rsidRPr="00000000" w14:paraId="00000237">
      <w:pPr>
        <w:rPr>
          <w:b w:val="1"/>
          <w:color w:val="434343"/>
        </w:rPr>
      </w:pPr>
      <w:r w:rsidDel="00000000" w:rsidR="00000000" w:rsidRPr="00000000">
        <w:rPr>
          <w:b w:val="1"/>
          <w:color w:val="434343"/>
          <w:rtl w:val="0"/>
        </w:rPr>
        <w:t xml:space="preserve">Diagrama</w:t>
      </w:r>
    </w:p>
    <w:p w:rsidR="00000000" w:rsidDel="00000000" w:rsidP="00000000" w:rsidRDefault="00000000" w:rsidRPr="00000000" w14:paraId="00000238">
      <w:pPr>
        <w:rPr>
          <w:b w:val="1"/>
        </w:rPr>
      </w:pPr>
      <w:r w:rsidDel="00000000" w:rsidR="00000000" w:rsidRPr="00000000">
        <w:rPr>
          <w:rtl w:val="0"/>
        </w:rPr>
      </w:r>
    </w:p>
    <w:p w:rsidR="00000000" w:rsidDel="00000000" w:rsidP="00000000" w:rsidRDefault="00000000" w:rsidRPr="00000000" w14:paraId="00000239">
      <w:pPr>
        <w:jc w:val="center"/>
        <w:rPr>
          <w:b w:val="1"/>
          <w:color w:val="434343"/>
        </w:rPr>
      </w:pPr>
      <w:r w:rsidDel="00000000" w:rsidR="00000000" w:rsidRPr="00000000">
        <w:rPr>
          <w:b w:val="1"/>
        </w:rPr>
        <w:drawing>
          <wp:inline distB="114300" distT="114300" distL="114300" distR="114300">
            <wp:extent cx="2579850" cy="3517977"/>
            <wp:effectExtent b="0" l="0" r="0" t="0"/>
            <wp:docPr id="22" name="image21.png"/>
            <a:graphic>
              <a:graphicData uri="http://schemas.openxmlformats.org/drawingml/2006/picture">
                <pic:pic>
                  <pic:nvPicPr>
                    <pic:cNvPr id="0" name="image21.png"/>
                    <pic:cNvPicPr preferRelativeResize="0"/>
                  </pic:nvPicPr>
                  <pic:blipFill>
                    <a:blip r:embed="rId11"/>
                    <a:srcRect b="0" l="57641" r="0" t="0"/>
                    <a:stretch>
                      <a:fillRect/>
                    </a:stretch>
                  </pic:blipFill>
                  <pic:spPr>
                    <a:xfrm>
                      <a:off x="0" y="0"/>
                      <a:ext cx="2579850" cy="3517977"/>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pacing w:line="360" w:lineRule="auto"/>
        <w:ind w:left="0" w:firstLine="0"/>
        <w:rPr>
          <w:b w:val="1"/>
          <w:color w:val="434343"/>
        </w:rPr>
      </w:pPr>
      <w:r w:rsidDel="00000000" w:rsidR="00000000" w:rsidRPr="00000000">
        <w:rPr>
          <w:rtl w:val="0"/>
        </w:rPr>
      </w:r>
    </w:p>
    <w:p w:rsidR="00000000" w:rsidDel="00000000" w:rsidP="00000000" w:rsidRDefault="00000000" w:rsidRPr="00000000" w14:paraId="0000023B">
      <w:pPr>
        <w:numPr>
          <w:ilvl w:val="0"/>
          <w:numId w:val="7"/>
        </w:numPr>
        <w:spacing w:line="360" w:lineRule="auto"/>
        <w:ind w:left="720" w:hanging="360"/>
        <w:rPr>
          <w:b w:val="1"/>
          <w:color w:val="434343"/>
        </w:rPr>
      </w:pPr>
      <w:r w:rsidDel="00000000" w:rsidR="00000000" w:rsidRPr="00000000">
        <w:rPr>
          <w:b w:val="1"/>
          <w:color w:val="434343"/>
          <w:rtl w:val="0"/>
        </w:rPr>
        <w:t xml:space="preserve">Caso de Uso: Eliminar solicitud de vacación</w:t>
      </w:r>
    </w:p>
    <w:p w:rsidR="00000000" w:rsidDel="00000000" w:rsidP="00000000" w:rsidRDefault="00000000" w:rsidRPr="00000000" w14:paraId="0000023C">
      <w:pPr>
        <w:rPr>
          <w:b w:val="1"/>
          <w:color w:val="434343"/>
        </w:rPr>
      </w:pPr>
      <w:r w:rsidDel="00000000" w:rsidR="00000000" w:rsidRPr="00000000">
        <w:rPr>
          <w:b w:val="1"/>
          <w:color w:val="434343"/>
          <w:rtl w:val="0"/>
        </w:rPr>
        <w:t xml:space="preserve">Descripción del caso de uso</w:t>
      </w:r>
    </w:p>
    <w:p w:rsidR="00000000" w:rsidDel="00000000" w:rsidP="00000000" w:rsidRDefault="00000000" w:rsidRPr="00000000" w14:paraId="0000023D">
      <w:pPr>
        <w:spacing w:after="240" w:before="240" w:line="240" w:lineRule="auto"/>
        <w:rPr>
          <w:color w:val="434343"/>
          <w:highlight w:val="yellow"/>
        </w:rPr>
      </w:pPr>
      <w:r w:rsidDel="00000000" w:rsidR="00000000" w:rsidRPr="00000000">
        <w:rPr>
          <w:b w:val="1"/>
          <w:color w:val="434343"/>
          <w:rtl w:val="0"/>
        </w:rPr>
        <w:t xml:space="preserve">Número:</w:t>
      </w:r>
      <w:r w:rsidDel="00000000" w:rsidR="00000000" w:rsidRPr="00000000">
        <w:rPr>
          <w:color w:val="434343"/>
          <w:rtl w:val="0"/>
        </w:rPr>
        <w:t xml:space="preserve"> CU04</w:t>
      </w:r>
      <w:r w:rsidDel="00000000" w:rsidR="00000000" w:rsidRPr="00000000">
        <w:rPr>
          <w:rtl w:val="0"/>
        </w:rPr>
      </w:r>
    </w:p>
    <w:p w:rsidR="00000000" w:rsidDel="00000000" w:rsidP="00000000" w:rsidRDefault="00000000" w:rsidRPr="00000000" w14:paraId="0000023E">
      <w:pPr>
        <w:spacing w:after="240" w:before="240" w:line="240" w:lineRule="auto"/>
        <w:rPr>
          <w:color w:val="434343"/>
        </w:rPr>
      </w:pPr>
      <w:r w:rsidDel="00000000" w:rsidR="00000000" w:rsidRPr="00000000">
        <w:rPr>
          <w:b w:val="1"/>
          <w:color w:val="434343"/>
          <w:rtl w:val="0"/>
        </w:rPr>
        <w:t xml:space="preserve">Nombre de Caso de Uso:</w:t>
      </w:r>
      <w:r w:rsidDel="00000000" w:rsidR="00000000" w:rsidRPr="00000000">
        <w:rPr>
          <w:color w:val="434343"/>
          <w:rtl w:val="0"/>
        </w:rPr>
        <w:t xml:space="preserve"> Eliminar solicitud de vacación</w:t>
      </w:r>
    </w:p>
    <w:p w:rsidR="00000000" w:rsidDel="00000000" w:rsidP="00000000" w:rsidRDefault="00000000" w:rsidRPr="00000000" w14:paraId="0000023F">
      <w:pPr>
        <w:spacing w:after="240" w:before="240" w:line="240" w:lineRule="auto"/>
        <w:rPr>
          <w:color w:val="434343"/>
        </w:rPr>
      </w:pPr>
      <w:r w:rsidDel="00000000" w:rsidR="00000000" w:rsidRPr="00000000">
        <w:rPr>
          <w:b w:val="1"/>
          <w:color w:val="434343"/>
          <w:rtl w:val="0"/>
        </w:rPr>
        <w:t xml:space="preserve">Descripción:</w:t>
      </w:r>
      <w:r w:rsidDel="00000000" w:rsidR="00000000" w:rsidRPr="00000000">
        <w:rPr>
          <w:color w:val="434343"/>
          <w:rtl w:val="0"/>
        </w:rPr>
        <w:t xml:space="preserve"> Esta función le permite al usuario con el rol de operador y líder eliminar su solicitud de vacación</w:t>
      </w:r>
    </w:p>
    <w:p w:rsidR="00000000" w:rsidDel="00000000" w:rsidP="00000000" w:rsidRDefault="00000000" w:rsidRPr="00000000" w14:paraId="00000240">
      <w:pPr>
        <w:spacing w:after="240" w:before="240" w:line="240" w:lineRule="auto"/>
        <w:rPr>
          <w:color w:val="434343"/>
        </w:rPr>
      </w:pPr>
      <w:r w:rsidDel="00000000" w:rsidR="00000000" w:rsidRPr="00000000">
        <w:rPr>
          <w:b w:val="1"/>
          <w:color w:val="434343"/>
          <w:rtl w:val="0"/>
        </w:rPr>
        <w:t xml:space="preserve">Actor: </w:t>
      </w:r>
      <w:r w:rsidDel="00000000" w:rsidR="00000000" w:rsidRPr="00000000">
        <w:rPr>
          <w:color w:val="434343"/>
          <w:rtl w:val="0"/>
        </w:rPr>
        <w:t xml:space="preserve">Operador y líder</w:t>
      </w:r>
    </w:p>
    <w:p w:rsidR="00000000" w:rsidDel="00000000" w:rsidP="00000000" w:rsidRDefault="00000000" w:rsidRPr="00000000" w14:paraId="00000241">
      <w:pPr>
        <w:spacing w:after="240" w:before="240" w:line="240" w:lineRule="auto"/>
        <w:rPr>
          <w:color w:val="434343"/>
        </w:rPr>
      </w:pPr>
      <w:r w:rsidDel="00000000" w:rsidR="00000000" w:rsidRPr="00000000">
        <w:rPr>
          <w:b w:val="1"/>
          <w:color w:val="434343"/>
          <w:rtl w:val="0"/>
        </w:rPr>
        <w:t xml:space="preserve">Puntos de extensión:</w:t>
      </w:r>
      <w:r w:rsidDel="00000000" w:rsidR="00000000" w:rsidRPr="00000000">
        <w:rPr>
          <w:color w:val="434343"/>
          <w:rtl w:val="0"/>
        </w:rPr>
        <w:t xml:space="preserve"> No tiene</w:t>
      </w:r>
    </w:p>
    <w:p w:rsidR="00000000" w:rsidDel="00000000" w:rsidP="00000000" w:rsidRDefault="00000000" w:rsidRPr="00000000" w14:paraId="00000242">
      <w:pPr>
        <w:spacing w:after="240" w:line="240" w:lineRule="auto"/>
        <w:rPr>
          <w:color w:val="434343"/>
        </w:rPr>
      </w:pPr>
      <w:r w:rsidDel="00000000" w:rsidR="00000000" w:rsidRPr="00000000">
        <w:rPr>
          <w:b w:val="1"/>
          <w:color w:val="434343"/>
          <w:rtl w:val="0"/>
        </w:rPr>
        <w:t xml:space="preserve">Requerimientos Especiales:</w:t>
      </w:r>
      <w:r w:rsidDel="00000000" w:rsidR="00000000" w:rsidRPr="00000000">
        <w:rPr>
          <w:rtl w:val="0"/>
        </w:rPr>
      </w:r>
    </w:p>
    <w:p w:rsidR="00000000" w:rsidDel="00000000" w:rsidP="00000000" w:rsidRDefault="00000000" w:rsidRPr="00000000" w14:paraId="00000243">
      <w:pPr>
        <w:spacing w:line="240" w:lineRule="auto"/>
        <w:ind w:left="360"/>
        <w:rPr>
          <w:color w:val="434343"/>
        </w:rPr>
      </w:pPr>
      <w:r w:rsidDel="00000000" w:rsidR="00000000" w:rsidRPr="00000000">
        <w:rPr>
          <w:color w:val="434343"/>
          <w:rtl w:val="0"/>
        </w:rPr>
        <w:t xml:space="preserve">·</w:t>
      </w:r>
      <w:r w:rsidDel="00000000" w:rsidR="00000000" w:rsidRPr="00000000">
        <w:rPr>
          <w:color w:val="434343"/>
          <w:rtl w:val="0"/>
        </w:rPr>
        <w:t xml:space="preserve">         </w:t>
      </w:r>
      <w:r w:rsidDel="00000000" w:rsidR="00000000" w:rsidRPr="00000000">
        <w:rPr>
          <w:color w:val="434343"/>
          <w:rtl w:val="0"/>
        </w:rPr>
        <w:t xml:space="preserve">Rendimiento:</w:t>
      </w:r>
    </w:p>
    <w:p w:rsidR="00000000" w:rsidDel="00000000" w:rsidP="00000000" w:rsidRDefault="00000000" w:rsidRPr="00000000" w14:paraId="00000244">
      <w:pPr>
        <w:spacing w:line="240" w:lineRule="auto"/>
        <w:ind w:left="850.3937007874017" w:hanging="283.4645669291342"/>
        <w:rPr>
          <w:color w:val="434343"/>
        </w:rPr>
      </w:pPr>
      <w:r w:rsidDel="00000000" w:rsidR="00000000" w:rsidRPr="00000000">
        <w:rPr>
          <w:color w:val="434343"/>
          <w:rtl w:val="0"/>
        </w:rPr>
        <w:t xml:space="preserve">o</w:t>
      </w:r>
      <w:r w:rsidDel="00000000" w:rsidR="00000000" w:rsidRPr="00000000">
        <w:rPr>
          <w:color w:val="434343"/>
          <w:rtl w:val="0"/>
        </w:rPr>
        <w:t xml:space="preserve">   </w:t>
      </w:r>
      <w:r w:rsidDel="00000000" w:rsidR="00000000" w:rsidRPr="00000000">
        <w:rPr>
          <w:color w:val="434343"/>
          <w:rtl w:val="0"/>
        </w:rPr>
        <w:t xml:space="preserve">El tiempo requerido para completar esta función no debe de exceder 2 segundos</w:t>
      </w:r>
    </w:p>
    <w:p w:rsidR="00000000" w:rsidDel="00000000" w:rsidP="00000000" w:rsidRDefault="00000000" w:rsidRPr="00000000" w14:paraId="00000245">
      <w:pPr>
        <w:spacing w:after="240" w:before="240" w:line="240" w:lineRule="auto"/>
        <w:rPr>
          <w:color w:val="434343"/>
        </w:rPr>
      </w:pPr>
      <w:r w:rsidDel="00000000" w:rsidR="00000000" w:rsidRPr="00000000">
        <w:rPr>
          <w:b w:val="1"/>
          <w:color w:val="434343"/>
          <w:rtl w:val="0"/>
        </w:rPr>
        <w:t xml:space="preserve">Pre-Condiciones</w:t>
      </w:r>
      <w:r w:rsidDel="00000000" w:rsidR="00000000" w:rsidRPr="00000000">
        <w:rPr>
          <w:b w:val="1"/>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46">
      <w:pPr>
        <w:numPr>
          <w:ilvl w:val="0"/>
          <w:numId w:val="20"/>
        </w:numPr>
        <w:spacing w:after="0" w:afterAutospacing="0" w:before="240" w:line="240" w:lineRule="auto"/>
        <w:ind w:left="850.3937007874017" w:hanging="283.4645669291342"/>
        <w:rPr>
          <w:color w:val="434343"/>
        </w:rPr>
      </w:pPr>
      <w:r w:rsidDel="00000000" w:rsidR="00000000" w:rsidRPr="00000000">
        <w:rPr>
          <w:color w:val="434343"/>
          <w:rtl w:val="0"/>
        </w:rPr>
        <w:t xml:space="preserve">El usuario debe de estar autenticado como líder o como operador</w:t>
      </w:r>
    </w:p>
    <w:p w:rsidR="00000000" w:rsidDel="00000000" w:rsidP="00000000" w:rsidRDefault="00000000" w:rsidRPr="00000000" w14:paraId="00000247">
      <w:pPr>
        <w:numPr>
          <w:ilvl w:val="0"/>
          <w:numId w:val="20"/>
        </w:numPr>
        <w:spacing w:after="240" w:before="0" w:beforeAutospacing="0" w:line="240" w:lineRule="auto"/>
        <w:ind w:left="850.3937007874017" w:hanging="283.4645669291342"/>
        <w:rPr>
          <w:color w:val="434343"/>
        </w:rPr>
      </w:pPr>
      <w:r w:rsidDel="00000000" w:rsidR="00000000" w:rsidRPr="00000000">
        <w:rPr>
          <w:color w:val="434343"/>
          <w:rtl w:val="0"/>
        </w:rPr>
        <w:t xml:space="preserve">El usuario debe de tener una solicitud de vacación sin status</w:t>
      </w:r>
    </w:p>
    <w:p w:rsidR="00000000" w:rsidDel="00000000" w:rsidP="00000000" w:rsidRDefault="00000000" w:rsidRPr="00000000" w14:paraId="00000248">
      <w:pPr>
        <w:spacing w:after="240" w:before="240" w:line="240" w:lineRule="auto"/>
        <w:rPr>
          <w:color w:val="434343"/>
        </w:rPr>
      </w:pPr>
      <w:r w:rsidDel="00000000" w:rsidR="00000000" w:rsidRPr="00000000">
        <w:rPr>
          <w:b w:val="1"/>
          <w:color w:val="434343"/>
          <w:rtl w:val="0"/>
        </w:rPr>
        <w:t xml:space="preserve">Post-Condiciones</w:t>
      </w:r>
      <w:r w:rsidDel="00000000" w:rsidR="00000000" w:rsidRPr="00000000">
        <w:rPr>
          <w:color w:val="434343"/>
          <w:rtl w:val="0"/>
        </w:rPr>
        <w:t xml:space="preserve">: </w:t>
      </w:r>
    </w:p>
    <w:p w:rsidR="00000000" w:rsidDel="00000000" w:rsidP="00000000" w:rsidRDefault="00000000" w:rsidRPr="00000000" w14:paraId="00000249">
      <w:pPr>
        <w:numPr>
          <w:ilvl w:val="0"/>
          <w:numId w:val="20"/>
        </w:numPr>
        <w:spacing w:after="240" w:before="240" w:line="240" w:lineRule="auto"/>
        <w:ind w:left="850.3937007874017" w:hanging="283.4645669291342"/>
        <w:rPr>
          <w:color w:val="434343"/>
        </w:rPr>
      </w:pPr>
      <w:r w:rsidDel="00000000" w:rsidR="00000000" w:rsidRPr="00000000">
        <w:rPr>
          <w:color w:val="434343"/>
          <w:rtl w:val="0"/>
        </w:rPr>
        <w:t xml:space="preserve">El sistema elimina el registro de la solicitud de vacación realizada de la base de datos</w:t>
      </w:r>
    </w:p>
    <w:tbl>
      <w:tblPr>
        <w:tblStyle w:val="Table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190"/>
        <w:tblGridChange w:id="0">
          <w:tblGrid>
            <w:gridCol w:w="3810"/>
            <w:gridCol w:w="519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b w:val="1"/>
                <w:color w:val="434343"/>
              </w:rPr>
            </w:pPr>
            <w:r w:rsidDel="00000000" w:rsidR="00000000" w:rsidRPr="00000000">
              <w:rPr>
                <w:b w:val="1"/>
                <w:color w:val="434343"/>
                <w:rtl w:val="0"/>
              </w:rPr>
              <w:t xml:space="preserve">Flujo de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b w:val="1"/>
                <w:color w:val="434343"/>
              </w:rPr>
            </w:pPr>
            <w:r w:rsidDel="00000000" w:rsidR="00000000" w:rsidRPr="00000000">
              <w:rPr>
                <w:b w:val="1"/>
                <w:color w:val="434343"/>
                <w:rtl w:val="0"/>
              </w:rPr>
              <w:t xml:space="preserve">Curso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b w:val="1"/>
                <w:color w:val="434343"/>
              </w:rPr>
            </w:pPr>
            <w:r w:rsidDel="00000000" w:rsidR="00000000" w:rsidRPr="00000000">
              <w:rPr>
                <w:b w:val="1"/>
                <w:color w:val="434343"/>
                <w:rtl w:val="0"/>
              </w:rPr>
              <w:t xml:space="preserve">Alternativas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numPr>
                <w:ilvl w:val="0"/>
                <w:numId w:val="18"/>
              </w:numPr>
              <w:spacing w:line="240" w:lineRule="auto"/>
              <w:rPr>
                <w:color w:val="434343"/>
              </w:rPr>
            </w:pPr>
            <w:r w:rsidDel="00000000" w:rsidR="00000000" w:rsidRPr="00000000">
              <w:rPr>
                <w:color w:val="434343"/>
                <w:rtl w:val="0"/>
              </w:rPr>
              <w:t xml:space="preserve">El usuario selecciona el botón de eliminar solicitud de vacación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numPr>
                <w:ilvl w:val="0"/>
                <w:numId w:val="18"/>
              </w:numPr>
              <w:spacing w:line="240" w:lineRule="auto"/>
              <w:rPr>
                <w:color w:val="434343"/>
              </w:rPr>
            </w:pPr>
            <w:r w:rsidDel="00000000" w:rsidR="00000000" w:rsidRPr="00000000">
              <w:rPr>
                <w:color w:val="434343"/>
                <w:rtl w:val="0"/>
              </w:rPr>
              <w:t xml:space="preserve">El sistema consulta la base de datos interna de las solicitudes de vacaciones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numPr>
                <w:ilvl w:val="0"/>
                <w:numId w:val="18"/>
              </w:numPr>
              <w:spacing w:line="240" w:lineRule="auto"/>
              <w:rPr>
                <w:color w:val="434343"/>
              </w:rPr>
            </w:pPr>
            <w:r w:rsidDel="00000000" w:rsidR="00000000" w:rsidRPr="00000000">
              <w:rPr>
                <w:color w:val="434343"/>
                <w:rtl w:val="0"/>
              </w:rPr>
              <w:t xml:space="preserve">El sistema elimina la solicitud de vacación registrada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b w:val="1"/>
                <w:color w:val="434343"/>
              </w:rPr>
            </w:pPr>
            <w:r w:rsidDel="00000000" w:rsidR="00000000" w:rsidRPr="00000000">
              <w:rPr>
                <w:rtl w:val="0"/>
              </w:rPr>
            </w:r>
          </w:p>
        </w:tc>
      </w:tr>
      <w:tr>
        <w:trPr>
          <w:cantSplit w:val="0"/>
          <w:trHeight w:val="67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numPr>
                <w:ilvl w:val="0"/>
                <w:numId w:val="18"/>
              </w:numPr>
              <w:spacing w:line="240" w:lineRule="auto"/>
              <w:rPr>
                <w:color w:val="434343"/>
              </w:rPr>
            </w:pPr>
            <w:r w:rsidDel="00000000" w:rsidR="00000000" w:rsidRPr="00000000">
              <w:rPr>
                <w:color w:val="434343"/>
                <w:rtl w:val="0"/>
              </w:rPr>
              <w:t xml:space="preserve">El sistema regresa un mensaje de “LA SOLICITUD DE VACACIÓN HA SIDO ELIMINADA”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color w:val="434343"/>
              </w:rPr>
            </w:pPr>
            <w:r w:rsidDel="00000000" w:rsidR="00000000" w:rsidRPr="00000000">
              <w:rPr>
                <w:rtl w:val="0"/>
              </w:rPr>
            </w:r>
          </w:p>
        </w:tc>
      </w:tr>
    </w:tbl>
    <w:p w:rsidR="00000000" w:rsidDel="00000000" w:rsidP="00000000" w:rsidRDefault="00000000" w:rsidRPr="00000000" w14:paraId="00000256">
      <w:pPr>
        <w:rPr>
          <w:color w:val="434343"/>
        </w:rPr>
      </w:pPr>
      <w:r w:rsidDel="00000000" w:rsidR="00000000" w:rsidRPr="00000000">
        <w:rPr>
          <w:rtl w:val="0"/>
        </w:rPr>
      </w:r>
    </w:p>
    <w:p w:rsidR="00000000" w:rsidDel="00000000" w:rsidP="00000000" w:rsidRDefault="00000000" w:rsidRPr="00000000" w14:paraId="00000257">
      <w:pPr>
        <w:spacing w:line="360" w:lineRule="auto"/>
        <w:ind w:left="0" w:firstLine="0"/>
        <w:rPr>
          <w:b w:val="1"/>
          <w:color w:val="434343"/>
        </w:rPr>
      </w:pPr>
      <w:r w:rsidDel="00000000" w:rsidR="00000000" w:rsidRPr="00000000">
        <w:rPr>
          <w:b w:val="1"/>
          <w:color w:val="434343"/>
          <w:rtl w:val="0"/>
        </w:rPr>
        <w:t xml:space="preserve">Diagrama</w:t>
      </w:r>
    </w:p>
    <w:p w:rsidR="00000000" w:rsidDel="00000000" w:rsidP="00000000" w:rsidRDefault="00000000" w:rsidRPr="00000000" w14:paraId="00000258">
      <w:pPr>
        <w:jc w:val="center"/>
        <w:rPr>
          <w:b w:val="1"/>
          <w:color w:val="434343"/>
        </w:rPr>
      </w:pPr>
      <w:r w:rsidDel="00000000" w:rsidR="00000000" w:rsidRPr="00000000">
        <w:rPr>
          <w:b w:val="1"/>
        </w:rPr>
        <w:drawing>
          <wp:inline distB="114300" distT="114300" distL="114300" distR="114300">
            <wp:extent cx="3637887" cy="4967288"/>
            <wp:effectExtent b="0" l="0" r="0" t="0"/>
            <wp:docPr id="9" name="image16.png"/>
            <a:graphic>
              <a:graphicData uri="http://schemas.openxmlformats.org/drawingml/2006/picture">
                <pic:pic>
                  <pic:nvPicPr>
                    <pic:cNvPr id="0" name="image16.png"/>
                    <pic:cNvPicPr preferRelativeResize="0"/>
                  </pic:nvPicPr>
                  <pic:blipFill>
                    <a:blip r:embed="rId12"/>
                    <a:srcRect b="0" l="0" r="57882" t="0"/>
                    <a:stretch>
                      <a:fillRect/>
                    </a:stretch>
                  </pic:blipFill>
                  <pic:spPr>
                    <a:xfrm>
                      <a:off x="0" y="0"/>
                      <a:ext cx="3637887" cy="4967288"/>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spacing w:line="360" w:lineRule="auto"/>
        <w:ind w:left="0" w:firstLine="0"/>
        <w:rPr>
          <w:b w:val="1"/>
          <w:color w:val="434343"/>
        </w:rPr>
      </w:pPr>
      <w:r w:rsidDel="00000000" w:rsidR="00000000" w:rsidRPr="00000000">
        <w:rPr>
          <w:rtl w:val="0"/>
        </w:rPr>
      </w:r>
    </w:p>
    <w:p w:rsidR="00000000" w:rsidDel="00000000" w:rsidP="00000000" w:rsidRDefault="00000000" w:rsidRPr="00000000" w14:paraId="0000025A">
      <w:pPr>
        <w:numPr>
          <w:ilvl w:val="0"/>
          <w:numId w:val="7"/>
        </w:numPr>
        <w:spacing w:line="360" w:lineRule="auto"/>
        <w:ind w:left="720" w:hanging="360"/>
        <w:rPr>
          <w:b w:val="1"/>
          <w:color w:val="434343"/>
        </w:rPr>
      </w:pPr>
      <w:r w:rsidDel="00000000" w:rsidR="00000000" w:rsidRPr="00000000">
        <w:rPr>
          <w:b w:val="1"/>
          <w:color w:val="434343"/>
          <w:rtl w:val="0"/>
        </w:rPr>
        <w:t xml:space="preserve">Caso de Uso: Descargar reporte solicitudes de vacaciones</w:t>
      </w:r>
    </w:p>
    <w:p w:rsidR="00000000" w:rsidDel="00000000" w:rsidP="00000000" w:rsidRDefault="00000000" w:rsidRPr="00000000" w14:paraId="0000025B">
      <w:pPr>
        <w:rPr>
          <w:b w:val="1"/>
          <w:color w:val="434343"/>
        </w:rPr>
      </w:pPr>
      <w:r w:rsidDel="00000000" w:rsidR="00000000" w:rsidRPr="00000000">
        <w:rPr>
          <w:b w:val="1"/>
          <w:color w:val="434343"/>
          <w:rtl w:val="0"/>
        </w:rPr>
        <w:t xml:space="preserve">Descripción del caso de uso</w:t>
      </w:r>
    </w:p>
    <w:p w:rsidR="00000000" w:rsidDel="00000000" w:rsidP="00000000" w:rsidRDefault="00000000" w:rsidRPr="00000000" w14:paraId="0000025C">
      <w:pPr>
        <w:spacing w:after="240" w:before="240" w:line="240" w:lineRule="auto"/>
        <w:rPr>
          <w:color w:val="434343"/>
          <w:highlight w:val="yellow"/>
        </w:rPr>
      </w:pPr>
      <w:r w:rsidDel="00000000" w:rsidR="00000000" w:rsidRPr="00000000">
        <w:rPr>
          <w:b w:val="1"/>
          <w:color w:val="434343"/>
          <w:rtl w:val="0"/>
        </w:rPr>
        <w:t xml:space="preserve">Número:</w:t>
      </w:r>
      <w:r w:rsidDel="00000000" w:rsidR="00000000" w:rsidRPr="00000000">
        <w:rPr>
          <w:color w:val="434343"/>
          <w:rtl w:val="0"/>
        </w:rPr>
        <w:t xml:space="preserve"> CU05</w:t>
      </w:r>
      <w:r w:rsidDel="00000000" w:rsidR="00000000" w:rsidRPr="00000000">
        <w:rPr>
          <w:rtl w:val="0"/>
        </w:rPr>
      </w:r>
    </w:p>
    <w:p w:rsidR="00000000" w:rsidDel="00000000" w:rsidP="00000000" w:rsidRDefault="00000000" w:rsidRPr="00000000" w14:paraId="0000025D">
      <w:pPr>
        <w:spacing w:after="240" w:before="240" w:line="240" w:lineRule="auto"/>
        <w:rPr>
          <w:color w:val="434343"/>
        </w:rPr>
      </w:pPr>
      <w:r w:rsidDel="00000000" w:rsidR="00000000" w:rsidRPr="00000000">
        <w:rPr>
          <w:b w:val="1"/>
          <w:color w:val="434343"/>
          <w:rtl w:val="0"/>
        </w:rPr>
        <w:t xml:space="preserve">Nombre de Caso de Uso:</w:t>
      </w:r>
      <w:r w:rsidDel="00000000" w:rsidR="00000000" w:rsidRPr="00000000">
        <w:rPr>
          <w:color w:val="434343"/>
          <w:rtl w:val="0"/>
        </w:rPr>
        <w:t xml:space="preserve"> Descargar reporte de solicitudes de vacaciones</w:t>
      </w:r>
    </w:p>
    <w:p w:rsidR="00000000" w:rsidDel="00000000" w:rsidP="00000000" w:rsidRDefault="00000000" w:rsidRPr="00000000" w14:paraId="0000025E">
      <w:pPr>
        <w:spacing w:after="240" w:before="240" w:line="240" w:lineRule="auto"/>
        <w:rPr>
          <w:color w:val="434343"/>
        </w:rPr>
      </w:pPr>
      <w:r w:rsidDel="00000000" w:rsidR="00000000" w:rsidRPr="00000000">
        <w:rPr>
          <w:b w:val="1"/>
          <w:color w:val="434343"/>
          <w:rtl w:val="0"/>
        </w:rPr>
        <w:t xml:space="preserve">Descripción:</w:t>
      </w:r>
      <w:r w:rsidDel="00000000" w:rsidR="00000000" w:rsidRPr="00000000">
        <w:rPr>
          <w:color w:val="434343"/>
          <w:rtl w:val="0"/>
        </w:rPr>
        <w:t xml:space="preserve"> Esta función le permite al usuario con el rol de administrador generar un archivo .csv descargable de las solicitudes de vacaciones.</w:t>
      </w:r>
    </w:p>
    <w:p w:rsidR="00000000" w:rsidDel="00000000" w:rsidP="00000000" w:rsidRDefault="00000000" w:rsidRPr="00000000" w14:paraId="0000025F">
      <w:pPr>
        <w:spacing w:after="240" w:before="240" w:line="240" w:lineRule="auto"/>
        <w:rPr>
          <w:color w:val="434343"/>
        </w:rPr>
      </w:pPr>
      <w:r w:rsidDel="00000000" w:rsidR="00000000" w:rsidRPr="00000000">
        <w:rPr>
          <w:b w:val="1"/>
          <w:color w:val="434343"/>
          <w:rtl w:val="0"/>
        </w:rPr>
        <w:t xml:space="preserve">Actor: </w:t>
      </w:r>
      <w:r w:rsidDel="00000000" w:rsidR="00000000" w:rsidRPr="00000000">
        <w:rPr>
          <w:color w:val="434343"/>
          <w:rtl w:val="0"/>
        </w:rPr>
        <w:t xml:space="preserve">Administrador</w:t>
      </w:r>
    </w:p>
    <w:p w:rsidR="00000000" w:rsidDel="00000000" w:rsidP="00000000" w:rsidRDefault="00000000" w:rsidRPr="00000000" w14:paraId="00000260">
      <w:pPr>
        <w:spacing w:after="240" w:before="240" w:line="240" w:lineRule="auto"/>
        <w:rPr>
          <w:color w:val="434343"/>
        </w:rPr>
      </w:pPr>
      <w:r w:rsidDel="00000000" w:rsidR="00000000" w:rsidRPr="00000000">
        <w:rPr>
          <w:b w:val="1"/>
          <w:color w:val="434343"/>
          <w:rtl w:val="0"/>
        </w:rPr>
        <w:t xml:space="preserve">Puntos de extensión:</w:t>
      </w:r>
      <w:r w:rsidDel="00000000" w:rsidR="00000000" w:rsidRPr="00000000">
        <w:rPr>
          <w:color w:val="434343"/>
          <w:rtl w:val="0"/>
        </w:rPr>
        <w:t xml:space="preserve"> No tiene</w:t>
      </w:r>
    </w:p>
    <w:p w:rsidR="00000000" w:rsidDel="00000000" w:rsidP="00000000" w:rsidRDefault="00000000" w:rsidRPr="00000000" w14:paraId="00000261">
      <w:pPr>
        <w:spacing w:after="240" w:line="240" w:lineRule="auto"/>
        <w:rPr>
          <w:color w:val="434343"/>
        </w:rPr>
      </w:pPr>
      <w:r w:rsidDel="00000000" w:rsidR="00000000" w:rsidRPr="00000000">
        <w:rPr>
          <w:b w:val="1"/>
          <w:color w:val="434343"/>
          <w:rtl w:val="0"/>
        </w:rPr>
        <w:t xml:space="preserve">Requerimientos Especiales:</w:t>
      </w:r>
      <w:r w:rsidDel="00000000" w:rsidR="00000000" w:rsidRPr="00000000">
        <w:rPr>
          <w:rtl w:val="0"/>
        </w:rPr>
      </w:r>
    </w:p>
    <w:p w:rsidR="00000000" w:rsidDel="00000000" w:rsidP="00000000" w:rsidRDefault="00000000" w:rsidRPr="00000000" w14:paraId="00000262">
      <w:pPr>
        <w:spacing w:line="240" w:lineRule="auto"/>
        <w:ind w:left="360"/>
        <w:rPr>
          <w:color w:val="434343"/>
        </w:rPr>
      </w:pPr>
      <w:r w:rsidDel="00000000" w:rsidR="00000000" w:rsidRPr="00000000">
        <w:rPr>
          <w:color w:val="434343"/>
          <w:rtl w:val="0"/>
        </w:rPr>
        <w:t xml:space="preserve">·</w:t>
      </w:r>
      <w:r w:rsidDel="00000000" w:rsidR="00000000" w:rsidRPr="00000000">
        <w:rPr>
          <w:color w:val="434343"/>
          <w:rtl w:val="0"/>
        </w:rPr>
        <w:t xml:space="preserve">         </w:t>
      </w:r>
      <w:r w:rsidDel="00000000" w:rsidR="00000000" w:rsidRPr="00000000">
        <w:rPr>
          <w:color w:val="434343"/>
          <w:rtl w:val="0"/>
        </w:rPr>
        <w:t xml:space="preserve">Rendimiento:</w:t>
      </w:r>
    </w:p>
    <w:p w:rsidR="00000000" w:rsidDel="00000000" w:rsidP="00000000" w:rsidRDefault="00000000" w:rsidRPr="00000000" w14:paraId="00000263">
      <w:pPr>
        <w:spacing w:line="240" w:lineRule="auto"/>
        <w:ind w:left="850.3937007874017" w:hanging="283.4645669291342"/>
        <w:rPr>
          <w:color w:val="434343"/>
        </w:rPr>
      </w:pPr>
      <w:r w:rsidDel="00000000" w:rsidR="00000000" w:rsidRPr="00000000">
        <w:rPr>
          <w:color w:val="434343"/>
          <w:rtl w:val="0"/>
        </w:rPr>
        <w:t xml:space="preserve">o</w:t>
      </w:r>
      <w:r w:rsidDel="00000000" w:rsidR="00000000" w:rsidRPr="00000000">
        <w:rPr>
          <w:color w:val="434343"/>
          <w:rtl w:val="0"/>
        </w:rPr>
        <w:t xml:space="preserve">   </w:t>
      </w:r>
      <w:r w:rsidDel="00000000" w:rsidR="00000000" w:rsidRPr="00000000">
        <w:rPr>
          <w:color w:val="434343"/>
          <w:rtl w:val="0"/>
        </w:rPr>
        <w:t xml:space="preserve">El tiempo requerido para completar esta función no debe de exceder 2 segundos.</w:t>
      </w:r>
    </w:p>
    <w:p w:rsidR="00000000" w:rsidDel="00000000" w:rsidP="00000000" w:rsidRDefault="00000000" w:rsidRPr="00000000" w14:paraId="00000264">
      <w:pPr>
        <w:spacing w:after="240" w:before="240" w:line="240" w:lineRule="auto"/>
        <w:rPr>
          <w:color w:val="434343"/>
        </w:rPr>
      </w:pPr>
      <w:r w:rsidDel="00000000" w:rsidR="00000000" w:rsidRPr="00000000">
        <w:rPr>
          <w:b w:val="1"/>
          <w:color w:val="434343"/>
          <w:rtl w:val="0"/>
        </w:rPr>
        <w:t xml:space="preserve">Pre-Condiciones</w:t>
      </w:r>
      <w:r w:rsidDel="00000000" w:rsidR="00000000" w:rsidRPr="00000000">
        <w:rPr>
          <w:b w:val="1"/>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65">
      <w:pPr>
        <w:numPr>
          <w:ilvl w:val="0"/>
          <w:numId w:val="3"/>
        </w:numPr>
        <w:spacing w:after="0" w:afterAutospacing="0" w:before="240" w:line="240" w:lineRule="auto"/>
        <w:ind w:left="850.3937007874017" w:hanging="283.4645669291342"/>
        <w:rPr>
          <w:color w:val="434343"/>
        </w:rPr>
      </w:pPr>
      <w:r w:rsidDel="00000000" w:rsidR="00000000" w:rsidRPr="00000000">
        <w:rPr>
          <w:color w:val="434343"/>
          <w:rtl w:val="0"/>
        </w:rPr>
        <w:t xml:space="preserve">El usuario debe de estar autenticado como administrador.</w:t>
      </w:r>
    </w:p>
    <w:p w:rsidR="00000000" w:rsidDel="00000000" w:rsidP="00000000" w:rsidRDefault="00000000" w:rsidRPr="00000000" w14:paraId="00000266">
      <w:pPr>
        <w:numPr>
          <w:ilvl w:val="0"/>
          <w:numId w:val="3"/>
        </w:numPr>
        <w:spacing w:after="240" w:before="0" w:beforeAutospacing="0" w:line="240" w:lineRule="auto"/>
        <w:ind w:left="850.3937007874017" w:hanging="283.4645669291342"/>
        <w:rPr>
          <w:color w:val="434343"/>
        </w:rPr>
      </w:pPr>
      <w:r w:rsidDel="00000000" w:rsidR="00000000" w:rsidRPr="00000000">
        <w:rPr>
          <w:color w:val="434343"/>
          <w:rtl w:val="0"/>
        </w:rPr>
        <w:t xml:space="preserve">Deben existir solicitudes de vacaciones previamente aceptadas o rechazadas por el líder asignado.</w:t>
      </w:r>
    </w:p>
    <w:p w:rsidR="00000000" w:rsidDel="00000000" w:rsidP="00000000" w:rsidRDefault="00000000" w:rsidRPr="00000000" w14:paraId="00000267">
      <w:pPr>
        <w:spacing w:after="240" w:before="240" w:line="240" w:lineRule="auto"/>
        <w:rPr>
          <w:color w:val="434343"/>
        </w:rPr>
      </w:pPr>
      <w:r w:rsidDel="00000000" w:rsidR="00000000" w:rsidRPr="00000000">
        <w:rPr>
          <w:b w:val="1"/>
          <w:color w:val="434343"/>
          <w:rtl w:val="0"/>
        </w:rPr>
        <w:t xml:space="preserve">Post-Condiciones</w:t>
      </w:r>
      <w:r w:rsidDel="00000000" w:rsidR="00000000" w:rsidRPr="00000000">
        <w:rPr>
          <w:color w:val="434343"/>
          <w:rtl w:val="0"/>
        </w:rPr>
        <w:t xml:space="preserve">: </w:t>
      </w:r>
    </w:p>
    <w:p w:rsidR="00000000" w:rsidDel="00000000" w:rsidP="00000000" w:rsidRDefault="00000000" w:rsidRPr="00000000" w14:paraId="00000268">
      <w:pPr>
        <w:numPr>
          <w:ilvl w:val="0"/>
          <w:numId w:val="3"/>
        </w:numPr>
        <w:spacing w:after="240" w:before="240" w:line="240" w:lineRule="auto"/>
        <w:ind w:left="850.3937007874017" w:hanging="283.4645669291342"/>
        <w:rPr>
          <w:color w:val="434343"/>
        </w:rPr>
      </w:pPr>
      <w:r w:rsidDel="00000000" w:rsidR="00000000" w:rsidRPr="00000000">
        <w:rPr>
          <w:color w:val="434343"/>
          <w:rtl w:val="0"/>
        </w:rPr>
        <w:t xml:space="preserve">El sistema genera un archivo .csv descargable.</w:t>
      </w:r>
    </w:p>
    <w:tbl>
      <w:tblPr>
        <w:tblStyle w:val="Table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190"/>
        <w:tblGridChange w:id="0">
          <w:tblGrid>
            <w:gridCol w:w="3810"/>
            <w:gridCol w:w="519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b w:val="1"/>
                <w:color w:val="434343"/>
              </w:rPr>
            </w:pPr>
            <w:r w:rsidDel="00000000" w:rsidR="00000000" w:rsidRPr="00000000">
              <w:rPr>
                <w:b w:val="1"/>
                <w:color w:val="434343"/>
                <w:rtl w:val="0"/>
              </w:rPr>
              <w:t xml:space="preserve">Flujo de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b w:val="1"/>
                <w:color w:val="434343"/>
              </w:rPr>
            </w:pPr>
            <w:r w:rsidDel="00000000" w:rsidR="00000000" w:rsidRPr="00000000">
              <w:rPr>
                <w:b w:val="1"/>
                <w:color w:val="434343"/>
                <w:rtl w:val="0"/>
              </w:rPr>
              <w:t xml:space="preserve">Curso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b w:val="1"/>
                <w:color w:val="434343"/>
              </w:rPr>
            </w:pPr>
            <w:r w:rsidDel="00000000" w:rsidR="00000000" w:rsidRPr="00000000">
              <w:rPr>
                <w:b w:val="1"/>
                <w:color w:val="434343"/>
                <w:rtl w:val="0"/>
              </w:rPr>
              <w:t xml:space="preserve">Alternativas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numPr>
                <w:ilvl w:val="0"/>
                <w:numId w:val="4"/>
              </w:numPr>
              <w:spacing w:line="240" w:lineRule="auto"/>
              <w:rPr>
                <w:color w:val="434343"/>
              </w:rPr>
            </w:pPr>
            <w:r w:rsidDel="00000000" w:rsidR="00000000" w:rsidRPr="00000000">
              <w:rPr>
                <w:color w:val="434343"/>
                <w:rtl w:val="0"/>
              </w:rPr>
              <w:t xml:space="preserve">El usuario selecciona el botón de Descargar.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numPr>
                <w:ilvl w:val="0"/>
                <w:numId w:val="4"/>
              </w:numPr>
              <w:spacing w:line="240" w:lineRule="auto"/>
              <w:rPr>
                <w:color w:val="434343"/>
              </w:rPr>
            </w:pPr>
            <w:r w:rsidDel="00000000" w:rsidR="00000000" w:rsidRPr="00000000">
              <w:rPr>
                <w:color w:val="434343"/>
                <w:rtl w:val="0"/>
              </w:rPr>
              <w:t xml:space="preserve">El sistema accede a la tabla de las solicitudes de vacaciones.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numPr>
                <w:ilvl w:val="0"/>
                <w:numId w:val="4"/>
              </w:numPr>
              <w:spacing w:line="240" w:lineRule="auto"/>
              <w:rPr>
                <w:color w:val="434343"/>
              </w:rPr>
            </w:pPr>
            <w:r w:rsidDel="00000000" w:rsidR="00000000" w:rsidRPr="00000000">
              <w:rPr>
                <w:color w:val="434343"/>
                <w:rtl w:val="0"/>
              </w:rPr>
              <w:t xml:space="preserve">El sistema genera un archivo .csv con todos los datos de la 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numPr>
                <w:ilvl w:val="0"/>
                <w:numId w:val="4"/>
              </w:numPr>
              <w:spacing w:line="240" w:lineRule="auto"/>
              <w:rPr>
                <w:color w:val="434343"/>
              </w:rPr>
            </w:pPr>
            <w:r w:rsidDel="00000000" w:rsidR="00000000" w:rsidRPr="00000000">
              <w:rPr>
                <w:color w:val="434343"/>
                <w:rtl w:val="0"/>
              </w:rPr>
              <w:t xml:space="preserve">El sistema genera una descarga automática del archivo previamente generado.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b w:val="1"/>
                <w:color w:val="434343"/>
              </w:rPr>
            </w:pPr>
            <w:r w:rsidDel="00000000" w:rsidR="00000000" w:rsidRPr="00000000">
              <w:rPr>
                <w:rtl w:val="0"/>
              </w:rPr>
            </w:r>
          </w:p>
        </w:tc>
      </w:tr>
    </w:tbl>
    <w:p w:rsidR="00000000" w:rsidDel="00000000" w:rsidP="00000000" w:rsidRDefault="00000000" w:rsidRPr="00000000" w14:paraId="00000275">
      <w:pPr>
        <w:rPr>
          <w:color w:val="434343"/>
        </w:rPr>
      </w:pPr>
      <w:r w:rsidDel="00000000" w:rsidR="00000000" w:rsidRPr="00000000">
        <w:rPr>
          <w:rtl w:val="0"/>
        </w:rPr>
      </w:r>
    </w:p>
    <w:p w:rsidR="00000000" w:rsidDel="00000000" w:rsidP="00000000" w:rsidRDefault="00000000" w:rsidRPr="00000000" w14:paraId="00000276">
      <w:pPr>
        <w:rPr>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277">
      <w:pPr>
        <w:rPr>
          <w:b w:val="1"/>
          <w:color w:val="434343"/>
        </w:rPr>
      </w:pPr>
      <w:r w:rsidDel="00000000" w:rsidR="00000000" w:rsidRPr="00000000">
        <w:rPr>
          <w:b w:val="1"/>
          <w:color w:val="434343"/>
          <w:rtl w:val="0"/>
        </w:rPr>
        <w:t xml:space="preserve">Diagrama</w:t>
      </w:r>
    </w:p>
    <w:p w:rsidR="00000000" w:rsidDel="00000000" w:rsidP="00000000" w:rsidRDefault="00000000" w:rsidRPr="00000000" w14:paraId="0000027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9">
      <w:pPr>
        <w:jc w:val="center"/>
        <w:rPr>
          <w:b w:val="1"/>
          <w:color w:val="434343"/>
        </w:rPr>
      </w:pPr>
      <w:r w:rsidDel="00000000" w:rsidR="00000000" w:rsidRPr="00000000">
        <w:rPr/>
        <w:drawing>
          <wp:inline distB="114300" distT="114300" distL="114300" distR="114300">
            <wp:extent cx="4953000" cy="3952875"/>
            <wp:effectExtent b="0" l="0" r="0" t="0"/>
            <wp:docPr id="6"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4953000"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pacing w:line="360" w:lineRule="auto"/>
        <w:ind w:left="0" w:firstLine="0"/>
        <w:rPr>
          <w:b w:val="1"/>
          <w:color w:val="434343"/>
        </w:rPr>
      </w:pPr>
      <w:r w:rsidDel="00000000" w:rsidR="00000000" w:rsidRPr="00000000">
        <w:rPr>
          <w:rtl w:val="0"/>
        </w:rPr>
      </w:r>
    </w:p>
    <w:p w:rsidR="00000000" w:rsidDel="00000000" w:rsidP="00000000" w:rsidRDefault="00000000" w:rsidRPr="00000000" w14:paraId="0000027B">
      <w:pPr>
        <w:numPr>
          <w:ilvl w:val="0"/>
          <w:numId w:val="7"/>
        </w:numPr>
        <w:spacing w:line="360" w:lineRule="auto"/>
        <w:ind w:left="720" w:hanging="360"/>
        <w:rPr>
          <w:b w:val="1"/>
          <w:color w:val="434343"/>
        </w:rPr>
      </w:pPr>
      <w:r w:rsidDel="00000000" w:rsidR="00000000" w:rsidRPr="00000000">
        <w:rPr>
          <w:b w:val="1"/>
          <w:color w:val="434343"/>
          <w:rtl w:val="0"/>
        </w:rPr>
        <w:t xml:space="preserve">Caso de Uso: Filtrar solicitud de vacaciones por mes</w:t>
      </w:r>
    </w:p>
    <w:p w:rsidR="00000000" w:rsidDel="00000000" w:rsidP="00000000" w:rsidRDefault="00000000" w:rsidRPr="00000000" w14:paraId="0000027C">
      <w:pPr>
        <w:rPr>
          <w:b w:val="1"/>
          <w:color w:val="434343"/>
        </w:rPr>
      </w:pPr>
      <w:r w:rsidDel="00000000" w:rsidR="00000000" w:rsidRPr="00000000">
        <w:rPr>
          <w:b w:val="1"/>
          <w:color w:val="434343"/>
          <w:rtl w:val="0"/>
        </w:rPr>
        <w:t xml:space="preserve">Descripción del caso de uso</w:t>
      </w:r>
    </w:p>
    <w:p w:rsidR="00000000" w:rsidDel="00000000" w:rsidP="00000000" w:rsidRDefault="00000000" w:rsidRPr="00000000" w14:paraId="0000027D">
      <w:pPr>
        <w:spacing w:after="240" w:before="240" w:line="240" w:lineRule="auto"/>
        <w:rPr>
          <w:color w:val="434343"/>
          <w:highlight w:val="yellow"/>
        </w:rPr>
      </w:pPr>
      <w:r w:rsidDel="00000000" w:rsidR="00000000" w:rsidRPr="00000000">
        <w:rPr>
          <w:b w:val="1"/>
          <w:color w:val="434343"/>
          <w:rtl w:val="0"/>
        </w:rPr>
        <w:t xml:space="preserve">Número:</w:t>
      </w:r>
      <w:r w:rsidDel="00000000" w:rsidR="00000000" w:rsidRPr="00000000">
        <w:rPr>
          <w:color w:val="434343"/>
          <w:rtl w:val="0"/>
        </w:rPr>
        <w:t xml:space="preserve"> CU06</w:t>
      </w:r>
      <w:r w:rsidDel="00000000" w:rsidR="00000000" w:rsidRPr="00000000">
        <w:rPr>
          <w:rtl w:val="0"/>
        </w:rPr>
      </w:r>
    </w:p>
    <w:p w:rsidR="00000000" w:rsidDel="00000000" w:rsidP="00000000" w:rsidRDefault="00000000" w:rsidRPr="00000000" w14:paraId="0000027E">
      <w:pPr>
        <w:spacing w:after="240" w:before="240" w:line="240" w:lineRule="auto"/>
        <w:rPr>
          <w:color w:val="434343"/>
        </w:rPr>
      </w:pPr>
      <w:r w:rsidDel="00000000" w:rsidR="00000000" w:rsidRPr="00000000">
        <w:rPr>
          <w:b w:val="1"/>
          <w:color w:val="434343"/>
          <w:rtl w:val="0"/>
        </w:rPr>
        <w:t xml:space="preserve">Nombre de Caso de Uso:</w:t>
      </w:r>
      <w:r w:rsidDel="00000000" w:rsidR="00000000" w:rsidRPr="00000000">
        <w:rPr>
          <w:color w:val="434343"/>
          <w:rtl w:val="0"/>
        </w:rPr>
        <w:t xml:space="preserve"> Filtrar reporte de vacaciones por mes</w:t>
      </w:r>
    </w:p>
    <w:p w:rsidR="00000000" w:rsidDel="00000000" w:rsidP="00000000" w:rsidRDefault="00000000" w:rsidRPr="00000000" w14:paraId="0000027F">
      <w:pPr>
        <w:spacing w:after="240" w:before="240" w:line="240" w:lineRule="auto"/>
        <w:rPr>
          <w:color w:val="434343"/>
        </w:rPr>
      </w:pPr>
      <w:r w:rsidDel="00000000" w:rsidR="00000000" w:rsidRPr="00000000">
        <w:rPr>
          <w:b w:val="1"/>
          <w:color w:val="434343"/>
          <w:rtl w:val="0"/>
        </w:rPr>
        <w:t xml:space="preserve">Descripción:</w:t>
      </w:r>
      <w:r w:rsidDel="00000000" w:rsidR="00000000" w:rsidRPr="00000000">
        <w:rPr>
          <w:color w:val="434343"/>
          <w:rtl w:val="0"/>
        </w:rPr>
        <w:t xml:space="preserve"> Esta función le permite al administrador del sistema filtrar las solicitudes de vacaciones que existen por mes</w:t>
      </w:r>
    </w:p>
    <w:p w:rsidR="00000000" w:rsidDel="00000000" w:rsidP="00000000" w:rsidRDefault="00000000" w:rsidRPr="00000000" w14:paraId="00000280">
      <w:pPr>
        <w:spacing w:after="240" w:before="240" w:line="240" w:lineRule="auto"/>
        <w:rPr>
          <w:color w:val="434343"/>
        </w:rPr>
      </w:pPr>
      <w:r w:rsidDel="00000000" w:rsidR="00000000" w:rsidRPr="00000000">
        <w:rPr>
          <w:b w:val="1"/>
          <w:color w:val="434343"/>
          <w:rtl w:val="0"/>
        </w:rPr>
        <w:t xml:space="preserve">Actor: </w:t>
      </w:r>
      <w:r w:rsidDel="00000000" w:rsidR="00000000" w:rsidRPr="00000000">
        <w:rPr>
          <w:color w:val="434343"/>
          <w:rtl w:val="0"/>
        </w:rPr>
        <w:t xml:space="preserve">Administrador</w:t>
      </w:r>
    </w:p>
    <w:p w:rsidR="00000000" w:rsidDel="00000000" w:rsidP="00000000" w:rsidRDefault="00000000" w:rsidRPr="00000000" w14:paraId="00000281">
      <w:pPr>
        <w:spacing w:after="240" w:before="240" w:line="240" w:lineRule="auto"/>
        <w:rPr>
          <w:color w:val="434343"/>
        </w:rPr>
      </w:pPr>
      <w:r w:rsidDel="00000000" w:rsidR="00000000" w:rsidRPr="00000000">
        <w:rPr>
          <w:b w:val="1"/>
          <w:color w:val="434343"/>
          <w:rtl w:val="0"/>
        </w:rPr>
        <w:t xml:space="preserve">Puntos de extensión:</w:t>
      </w:r>
      <w:r w:rsidDel="00000000" w:rsidR="00000000" w:rsidRPr="00000000">
        <w:rPr>
          <w:color w:val="434343"/>
          <w:rtl w:val="0"/>
        </w:rPr>
        <w:t xml:space="preserve"> No tiene</w:t>
      </w:r>
    </w:p>
    <w:p w:rsidR="00000000" w:rsidDel="00000000" w:rsidP="00000000" w:rsidRDefault="00000000" w:rsidRPr="00000000" w14:paraId="00000282">
      <w:pPr>
        <w:spacing w:after="240" w:line="240" w:lineRule="auto"/>
        <w:rPr>
          <w:color w:val="434343"/>
        </w:rPr>
      </w:pPr>
      <w:r w:rsidDel="00000000" w:rsidR="00000000" w:rsidRPr="00000000">
        <w:rPr>
          <w:b w:val="1"/>
          <w:color w:val="434343"/>
          <w:rtl w:val="0"/>
        </w:rPr>
        <w:t xml:space="preserve">Requerimientos Especiales:</w:t>
      </w:r>
      <w:r w:rsidDel="00000000" w:rsidR="00000000" w:rsidRPr="00000000">
        <w:rPr>
          <w:rtl w:val="0"/>
        </w:rPr>
      </w:r>
    </w:p>
    <w:p w:rsidR="00000000" w:rsidDel="00000000" w:rsidP="00000000" w:rsidRDefault="00000000" w:rsidRPr="00000000" w14:paraId="00000283">
      <w:pPr>
        <w:spacing w:line="240" w:lineRule="auto"/>
        <w:ind w:left="360"/>
        <w:rPr>
          <w:color w:val="434343"/>
        </w:rPr>
      </w:pPr>
      <w:r w:rsidDel="00000000" w:rsidR="00000000" w:rsidRPr="00000000">
        <w:rPr>
          <w:color w:val="434343"/>
          <w:rtl w:val="0"/>
        </w:rPr>
        <w:t xml:space="preserve">·</w:t>
      </w:r>
      <w:r w:rsidDel="00000000" w:rsidR="00000000" w:rsidRPr="00000000">
        <w:rPr>
          <w:color w:val="434343"/>
          <w:rtl w:val="0"/>
        </w:rPr>
        <w:t xml:space="preserve">         </w:t>
      </w:r>
      <w:r w:rsidDel="00000000" w:rsidR="00000000" w:rsidRPr="00000000">
        <w:rPr>
          <w:color w:val="434343"/>
          <w:rtl w:val="0"/>
        </w:rPr>
        <w:t xml:space="preserve">Rendimiento:</w:t>
      </w:r>
    </w:p>
    <w:p w:rsidR="00000000" w:rsidDel="00000000" w:rsidP="00000000" w:rsidRDefault="00000000" w:rsidRPr="00000000" w14:paraId="00000284">
      <w:pPr>
        <w:spacing w:line="240" w:lineRule="auto"/>
        <w:ind w:left="850.3937007874017" w:hanging="283.4645669291342"/>
        <w:rPr>
          <w:color w:val="434343"/>
        </w:rPr>
      </w:pPr>
      <w:r w:rsidDel="00000000" w:rsidR="00000000" w:rsidRPr="00000000">
        <w:rPr>
          <w:color w:val="434343"/>
          <w:rtl w:val="0"/>
        </w:rPr>
        <w:t xml:space="preserve">o</w:t>
      </w:r>
      <w:r w:rsidDel="00000000" w:rsidR="00000000" w:rsidRPr="00000000">
        <w:rPr>
          <w:color w:val="434343"/>
          <w:rtl w:val="0"/>
        </w:rPr>
        <w:t xml:space="preserve">   </w:t>
      </w:r>
      <w:r w:rsidDel="00000000" w:rsidR="00000000" w:rsidRPr="00000000">
        <w:rPr>
          <w:color w:val="434343"/>
          <w:rtl w:val="0"/>
        </w:rPr>
        <w:t xml:space="preserve">El tiempo para filtrar la información y mostrarla no debe de ser mayor a 5 segundos</w:t>
      </w:r>
    </w:p>
    <w:p w:rsidR="00000000" w:rsidDel="00000000" w:rsidP="00000000" w:rsidRDefault="00000000" w:rsidRPr="00000000" w14:paraId="00000285">
      <w:pPr>
        <w:spacing w:after="240" w:before="240" w:line="240" w:lineRule="auto"/>
        <w:rPr>
          <w:color w:val="434343"/>
        </w:rPr>
      </w:pPr>
      <w:r w:rsidDel="00000000" w:rsidR="00000000" w:rsidRPr="00000000">
        <w:rPr>
          <w:b w:val="1"/>
          <w:color w:val="434343"/>
          <w:rtl w:val="0"/>
        </w:rPr>
        <w:t xml:space="preserve">Pre-Condiciones</w:t>
      </w:r>
      <w:r w:rsidDel="00000000" w:rsidR="00000000" w:rsidRPr="00000000">
        <w:rPr>
          <w:b w:val="1"/>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86">
      <w:pPr>
        <w:numPr>
          <w:ilvl w:val="0"/>
          <w:numId w:val="33"/>
        </w:numPr>
        <w:spacing w:after="240" w:before="240" w:line="240" w:lineRule="auto"/>
        <w:ind w:left="850.3937007874017" w:hanging="283.4645669291342"/>
        <w:rPr>
          <w:color w:val="434343"/>
        </w:rPr>
      </w:pPr>
      <w:r w:rsidDel="00000000" w:rsidR="00000000" w:rsidRPr="00000000">
        <w:rPr>
          <w:color w:val="434343"/>
          <w:rtl w:val="0"/>
        </w:rPr>
        <w:t xml:space="preserve">El usuario debe de estar autenticado como administrador</w:t>
      </w:r>
    </w:p>
    <w:p w:rsidR="00000000" w:rsidDel="00000000" w:rsidP="00000000" w:rsidRDefault="00000000" w:rsidRPr="00000000" w14:paraId="00000287">
      <w:pPr>
        <w:spacing w:after="240" w:before="240" w:line="240" w:lineRule="auto"/>
        <w:rPr>
          <w:color w:val="434343"/>
        </w:rPr>
      </w:pPr>
      <w:r w:rsidDel="00000000" w:rsidR="00000000" w:rsidRPr="00000000">
        <w:rPr>
          <w:b w:val="1"/>
          <w:color w:val="434343"/>
          <w:rtl w:val="0"/>
        </w:rPr>
        <w:t xml:space="preserve">Post-Condiciones</w:t>
      </w:r>
      <w:r w:rsidDel="00000000" w:rsidR="00000000" w:rsidRPr="00000000">
        <w:rPr>
          <w:color w:val="434343"/>
          <w:rtl w:val="0"/>
        </w:rPr>
        <w:t xml:space="preserve">: </w:t>
      </w:r>
    </w:p>
    <w:p w:rsidR="00000000" w:rsidDel="00000000" w:rsidP="00000000" w:rsidRDefault="00000000" w:rsidRPr="00000000" w14:paraId="00000288">
      <w:pPr>
        <w:numPr>
          <w:ilvl w:val="0"/>
          <w:numId w:val="33"/>
        </w:numPr>
        <w:spacing w:after="240" w:before="240" w:line="240" w:lineRule="auto"/>
        <w:ind w:left="850.3937007874017" w:hanging="283.4645669291342"/>
        <w:rPr>
          <w:color w:val="434343"/>
        </w:rPr>
      </w:pPr>
      <w:r w:rsidDel="00000000" w:rsidR="00000000" w:rsidRPr="00000000">
        <w:rPr>
          <w:color w:val="434343"/>
          <w:rtl w:val="0"/>
        </w:rPr>
        <w:t xml:space="preserve">El sistema despliega en pantalla las solicitudes de vacaciones filtradas por mes</w:t>
      </w:r>
    </w:p>
    <w:tbl>
      <w:tblPr>
        <w:tblStyle w:val="Table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190"/>
        <w:tblGridChange w:id="0">
          <w:tblGrid>
            <w:gridCol w:w="3810"/>
            <w:gridCol w:w="519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b w:val="1"/>
                <w:color w:val="434343"/>
              </w:rPr>
            </w:pPr>
            <w:r w:rsidDel="00000000" w:rsidR="00000000" w:rsidRPr="00000000">
              <w:rPr>
                <w:b w:val="1"/>
                <w:color w:val="434343"/>
                <w:rtl w:val="0"/>
              </w:rPr>
              <w:t xml:space="preserve">Flujo de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b w:val="1"/>
                <w:color w:val="434343"/>
              </w:rPr>
            </w:pPr>
            <w:r w:rsidDel="00000000" w:rsidR="00000000" w:rsidRPr="00000000">
              <w:rPr>
                <w:b w:val="1"/>
                <w:color w:val="434343"/>
                <w:rtl w:val="0"/>
              </w:rPr>
              <w:t xml:space="preserve">Curso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b w:val="1"/>
                <w:color w:val="434343"/>
              </w:rPr>
            </w:pPr>
            <w:r w:rsidDel="00000000" w:rsidR="00000000" w:rsidRPr="00000000">
              <w:rPr>
                <w:b w:val="1"/>
                <w:color w:val="434343"/>
                <w:rtl w:val="0"/>
              </w:rPr>
              <w:t xml:space="preserve">Alternativas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numPr>
                <w:ilvl w:val="0"/>
                <w:numId w:val="5"/>
              </w:numPr>
              <w:spacing w:line="240" w:lineRule="auto"/>
              <w:rPr>
                <w:color w:val="434343"/>
              </w:rPr>
            </w:pPr>
            <w:r w:rsidDel="00000000" w:rsidR="00000000" w:rsidRPr="00000000">
              <w:rPr>
                <w:color w:val="434343"/>
                <w:rtl w:val="0"/>
              </w:rPr>
              <w:t xml:space="preserve">El administrador selecciona la opción de filtrar solicitudes por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numPr>
                <w:ilvl w:val="0"/>
                <w:numId w:val="5"/>
              </w:numPr>
              <w:spacing w:line="240" w:lineRule="auto"/>
              <w:rPr>
                <w:color w:val="434343"/>
              </w:rPr>
            </w:pPr>
            <w:r w:rsidDel="00000000" w:rsidR="00000000" w:rsidRPr="00000000">
              <w:rPr>
                <w:color w:val="434343"/>
                <w:rtl w:val="0"/>
              </w:rPr>
              <w:t xml:space="preserve">El sistema despliega un menú de drop down con la fecha en un formato de mes y 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numPr>
                <w:ilvl w:val="0"/>
                <w:numId w:val="5"/>
              </w:numPr>
              <w:spacing w:line="240" w:lineRule="auto"/>
              <w:rPr>
                <w:color w:val="434343"/>
              </w:rPr>
            </w:pPr>
            <w:r w:rsidDel="00000000" w:rsidR="00000000" w:rsidRPr="00000000">
              <w:rPr>
                <w:color w:val="434343"/>
                <w:rtl w:val="0"/>
              </w:rPr>
              <w:t xml:space="preserve">El administrador selecciona un mes con el 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b w:val="1"/>
                <w:color w:val="434343"/>
              </w:rPr>
            </w:pPr>
            <w:r w:rsidDel="00000000" w:rsidR="00000000" w:rsidRPr="00000000">
              <w:rPr>
                <w:rtl w:val="0"/>
              </w:rPr>
            </w:r>
          </w:p>
        </w:tc>
      </w:tr>
      <w:tr>
        <w:trPr>
          <w:cantSplit w:val="0"/>
          <w:trHeight w:val="67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numPr>
                <w:ilvl w:val="0"/>
                <w:numId w:val="5"/>
              </w:numPr>
              <w:spacing w:line="240" w:lineRule="auto"/>
              <w:rPr>
                <w:color w:val="434343"/>
              </w:rPr>
            </w:pPr>
            <w:r w:rsidDel="00000000" w:rsidR="00000000" w:rsidRPr="00000000">
              <w:rPr>
                <w:color w:val="434343"/>
                <w:rtl w:val="0"/>
              </w:rPr>
              <w:t xml:space="preserve">El sistema hace una consulta en  la base de datos interna de las solicitudes de vacaciones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color w:val="434343"/>
              </w:rPr>
            </w:pPr>
            <w:r w:rsidDel="00000000" w:rsidR="00000000" w:rsidRPr="00000000">
              <w:rPr>
                <w:color w:val="434343"/>
                <w:rtl w:val="0"/>
              </w:rPr>
              <w:t xml:space="preserve">4. 1 El sistema en la consulta no encuentra ningún dato registrado</w:t>
            </w:r>
          </w:p>
          <w:p w:rsidR="00000000" w:rsidDel="00000000" w:rsidP="00000000" w:rsidRDefault="00000000" w:rsidRPr="00000000" w14:paraId="00000295">
            <w:pPr>
              <w:widowControl w:val="0"/>
              <w:spacing w:line="240" w:lineRule="auto"/>
              <w:rPr>
                <w:color w:val="434343"/>
              </w:rPr>
            </w:pPr>
            <w:r w:rsidDel="00000000" w:rsidR="00000000" w:rsidRPr="00000000">
              <w:rPr>
                <w:color w:val="434343"/>
                <w:rtl w:val="0"/>
              </w:rPr>
              <w:t xml:space="preserve">     4.1.1 El sistema despliega en pantalla una alerta de “NO HAY SOLICITUDES REGISTRADAS CON EL FILTRO APLICADO”</w:t>
            </w:r>
          </w:p>
          <w:p w:rsidR="00000000" w:rsidDel="00000000" w:rsidP="00000000" w:rsidRDefault="00000000" w:rsidRPr="00000000" w14:paraId="00000296">
            <w:pPr>
              <w:widowControl w:val="0"/>
              <w:spacing w:line="240" w:lineRule="auto"/>
              <w:rPr>
                <w:color w:val="434343"/>
              </w:rPr>
            </w:pPr>
            <w:r w:rsidDel="00000000" w:rsidR="00000000" w:rsidRPr="00000000">
              <w:rPr>
                <w:color w:val="434343"/>
                <w:rtl w:val="0"/>
              </w:rPr>
              <w:t xml:space="preserve">     4.1.2 El sistema regresa al usuario a la pantalla con las solicitudes de vacaciones sin filtrar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numPr>
                <w:ilvl w:val="0"/>
                <w:numId w:val="5"/>
              </w:numPr>
              <w:spacing w:line="240" w:lineRule="auto"/>
              <w:rPr>
                <w:color w:val="434343"/>
              </w:rPr>
            </w:pPr>
            <w:r w:rsidDel="00000000" w:rsidR="00000000" w:rsidRPr="00000000">
              <w:rPr>
                <w:color w:val="434343"/>
                <w:rtl w:val="0"/>
              </w:rPr>
              <w:t xml:space="preserve">El sistema realiza una query de las solicitudes de vacaciones por la fecha ingresada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b w:val="1"/>
                <w:color w:val="434343"/>
              </w:rPr>
            </w:pPr>
            <w:r w:rsidDel="00000000" w:rsidR="00000000" w:rsidRPr="00000000">
              <w:rPr>
                <w:rtl w:val="0"/>
              </w:rPr>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numPr>
                <w:ilvl w:val="0"/>
                <w:numId w:val="5"/>
              </w:numPr>
              <w:spacing w:line="240" w:lineRule="auto"/>
              <w:rPr>
                <w:color w:val="434343"/>
              </w:rPr>
            </w:pPr>
            <w:r w:rsidDel="00000000" w:rsidR="00000000" w:rsidRPr="00000000">
              <w:rPr>
                <w:color w:val="434343"/>
                <w:rtl w:val="0"/>
              </w:rPr>
              <w:t xml:space="preserve">El sistema despliega la tabla generada en pantalla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b w:val="1"/>
                <w:color w:val="434343"/>
              </w:rPr>
            </w:pPr>
            <w:r w:rsidDel="00000000" w:rsidR="00000000" w:rsidRPr="00000000">
              <w:rPr>
                <w:rtl w:val="0"/>
              </w:rPr>
            </w:r>
          </w:p>
        </w:tc>
      </w:tr>
    </w:tbl>
    <w:p w:rsidR="00000000" w:rsidDel="00000000" w:rsidP="00000000" w:rsidRDefault="00000000" w:rsidRPr="00000000" w14:paraId="0000029B">
      <w:pPr>
        <w:rPr>
          <w:b w:val="1"/>
          <w:color w:val="434343"/>
        </w:rPr>
      </w:pPr>
      <w:r w:rsidDel="00000000" w:rsidR="00000000" w:rsidRPr="00000000">
        <w:rPr>
          <w:rtl w:val="0"/>
        </w:rPr>
      </w:r>
    </w:p>
    <w:p w:rsidR="00000000" w:rsidDel="00000000" w:rsidP="00000000" w:rsidRDefault="00000000" w:rsidRPr="00000000" w14:paraId="0000029C">
      <w:pPr>
        <w:rP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29D">
      <w:pPr>
        <w:rPr>
          <w:b w:val="1"/>
          <w:color w:val="434343"/>
        </w:rPr>
      </w:pPr>
      <w:r w:rsidDel="00000000" w:rsidR="00000000" w:rsidRPr="00000000">
        <w:rPr>
          <w:b w:val="1"/>
          <w:color w:val="434343"/>
          <w:rtl w:val="0"/>
        </w:rPr>
        <w:t xml:space="preserve">Diagrama</w:t>
      </w:r>
    </w:p>
    <w:p w:rsidR="00000000" w:rsidDel="00000000" w:rsidP="00000000" w:rsidRDefault="00000000" w:rsidRPr="00000000" w14:paraId="0000029E">
      <w:pPr>
        <w:rPr>
          <w:b w:val="1"/>
          <w:color w:val="434343"/>
        </w:rPr>
      </w:pPr>
      <w:r w:rsidDel="00000000" w:rsidR="00000000" w:rsidRPr="00000000">
        <w:rPr>
          <w:rtl w:val="0"/>
        </w:rPr>
      </w:r>
    </w:p>
    <w:p w:rsidR="00000000" w:rsidDel="00000000" w:rsidP="00000000" w:rsidRDefault="00000000" w:rsidRPr="00000000" w14:paraId="0000029F">
      <w:pPr>
        <w:jc w:val="center"/>
        <w:rPr>
          <w:b w:val="1"/>
          <w:color w:val="434343"/>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092996" cy="5948363"/>
            <wp:effectExtent b="0" l="0" r="0" t="0"/>
            <wp:docPr id="1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092996" cy="5948363"/>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spacing w:line="360" w:lineRule="auto"/>
        <w:ind w:left="0" w:firstLine="0"/>
        <w:rPr>
          <w:b w:val="1"/>
          <w:color w:val="434343"/>
        </w:rPr>
      </w:pPr>
      <w:r w:rsidDel="00000000" w:rsidR="00000000" w:rsidRPr="00000000">
        <w:rPr>
          <w:rtl w:val="0"/>
        </w:rPr>
      </w:r>
    </w:p>
    <w:p w:rsidR="00000000" w:rsidDel="00000000" w:rsidP="00000000" w:rsidRDefault="00000000" w:rsidRPr="00000000" w14:paraId="000002A1">
      <w:pPr>
        <w:numPr>
          <w:ilvl w:val="0"/>
          <w:numId w:val="27"/>
        </w:numPr>
        <w:spacing w:line="360" w:lineRule="auto"/>
        <w:ind w:left="720" w:hanging="360"/>
        <w:rPr>
          <w:b w:val="1"/>
          <w:color w:val="434343"/>
          <w:u w:val="none"/>
        </w:rPr>
      </w:pPr>
      <w:r w:rsidDel="00000000" w:rsidR="00000000" w:rsidRPr="00000000">
        <w:rPr>
          <w:b w:val="1"/>
          <w:color w:val="434343"/>
          <w:rtl w:val="0"/>
        </w:rPr>
        <w:t xml:space="preserve">Caso de Uso: Filtrar solicitud de vacaciones por área</w:t>
      </w:r>
    </w:p>
    <w:p w:rsidR="00000000" w:rsidDel="00000000" w:rsidP="00000000" w:rsidRDefault="00000000" w:rsidRPr="00000000" w14:paraId="000002A2">
      <w:pPr>
        <w:rPr>
          <w:b w:val="1"/>
          <w:color w:val="434343"/>
        </w:rPr>
      </w:pPr>
      <w:r w:rsidDel="00000000" w:rsidR="00000000" w:rsidRPr="00000000">
        <w:rPr>
          <w:b w:val="1"/>
          <w:color w:val="434343"/>
          <w:rtl w:val="0"/>
        </w:rPr>
        <w:t xml:space="preserve">Descripción del caso de uso</w:t>
      </w:r>
    </w:p>
    <w:p w:rsidR="00000000" w:rsidDel="00000000" w:rsidP="00000000" w:rsidRDefault="00000000" w:rsidRPr="00000000" w14:paraId="000002A3">
      <w:pPr>
        <w:spacing w:after="240" w:before="240" w:line="240" w:lineRule="auto"/>
        <w:rPr>
          <w:color w:val="434343"/>
          <w:highlight w:val="yellow"/>
        </w:rPr>
      </w:pPr>
      <w:r w:rsidDel="00000000" w:rsidR="00000000" w:rsidRPr="00000000">
        <w:rPr>
          <w:b w:val="1"/>
          <w:color w:val="434343"/>
          <w:rtl w:val="0"/>
        </w:rPr>
        <w:t xml:space="preserve">Número:</w:t>
      </w:r>
      <w:r w:rsidDel="00000000" w:rsidR="00000000" w:rsidRPr="00000000">
        <w:rPr>
          <w:color w:val="434343"/>
          <w:rtl w:val="0"/>
        </w:rPr>
        <w:t xml:space="preserve"> CU07</w:t>
      </w:r>
      <w:r w:rsidDel="00000000" w:rsidR="00000000" w:rsidRPr="00000000">
        <w:rPr>
          <w:rtl w:val="0"/>
        </w:rPr>
      </w:r>
    </w:p>
    <w:p w:rsidR="00000000" w:rsidDel="00000000" w:rsidP="00000000" w:rsidRDefault="00000000" w:rsidRPr="00000000" w14:paraId="000002A4">
      <w:pPr>
        <w:spacing w:after="240" w:before="240" w:line="240" w:lineRule="auto"/>
        <w:rPr>
          <w:color w:val="434343"/>
        </w:rPr>
      </w:pPr>
      <w:r w:rsidDel="00000000" w:rsidR="00000000" w:rsidRPr="00000000">
        <w:rPr>
          <w:b w:val="1"/>
          <w:color w:val="434343"/>
          <w:rtl w:val="0"/>
        </w:rPr>
        <w:t xml:space="preserve">Nombre de Caso de Uso:</w:t>
      </w:r>
      <w:r w:rsidDel="00000000" w:rsidR="00000000" w:rsidRPr="00000000">
        <w:rPr>
          <w:color w:val="434343"/>
          <w:rtl w:val="0"/>
        </w:rPr>
        <w:t xml:space="preserve"> Filtrar reporte de vacaciones por área</w:t>
      </w:r>
    </w:p>
    <w:p w:rsidR="00000000" w:rsidDel="00000000" w:rsidP="00000000" w:rsidRDefault="00000000" w:rsidRPr="00000000" w14:paraId="000002A5">
      <w:pPr>
        <w:spacing w:after="240" w:before="240" w:line="240" w:lineRule="auto"/>
        <w:rPr>
          <w:color w:val="434343"/>
        </w:rPr>
      </w:pPr>
      <w:r w:rsidDel="00000000" w:rsidR="00000000" w:rsidRPr="00000000">
        <w:rPr>
          <w:b w:val="1"/>
          <w:color w:val="434343"/>
          <w:rtl w:val="0"/>
        </w:rPr>
        <w:t xml:space="preserve">Descripción:</w:t>
      </w:r>
      <w:r w:rsidDel="00000000" w:rsidR="00000000" w:rsidRPr="00000000">
        <w:rPr>
          <w:color w:val="434343"/>
          <w:rtl w:val="0"/>
        </w:rPr>
        <w:t xml:space="preserve"> Esta función le permite al administrador del sistema filtrar las solicitudes de vacaciones que existen por áreas departamentales</w:t>
      </w:r>
    </w:p>
    <w:p w:rsidR="00000000" w:rsidDel="00000000" w:rsidP="00000000" w:rsidRDefault="00000000" w:rsidRPr="00000000" w14:paraId="000002A6">
      <w:pPr>
        <w:spacing w:after="240" w:before="240" w:line="240" w:lineRule="auto"/>
        <w:rPr>
          <w:color w:val="434343"/>
        </w:rPr>
      </w:pPr>
      <w:r w:rsidDel="00000000" w:rsidR="00000000" w:rsidRPr="00000000">
        <w:rPr>
          <w:b w:val="1"/>
          <w:color w:val="434343"/>
          <w:rtl w:val="0"/>
        </w:rPr>
        <w:t xml:space="preserve">Actor: </w:t>
      </w:r>
      <w:r w:rsidDel="00000000" w:rsidR="00000000" w:rsidRPr="00000000">
        <w:rPr>
          <w:color w:val="434343"/>
          <w:rtl w:val="0"/>
        </w:rPr>
        <w:t xml:space="preserve">Administrador</w:t>
      </w:r>
    </w:p>
    <w:p w:rsidR="00000000" w:rsidDel="00000000" w:rsidP="00000000" w:rsidRDefault="00000000" w:rsidRPr="00000000" w14:paraId="000002A7">
      <w:pPr>
        <w:spacing w:after="240" w:before="240" w:line="240" w:lineRule="auto"/>
        <w:rPr>
          <w:color w:val="434343"/>
        </w:rPr>
      </w:pPr>
      <w:r w:rsidDel="00000000" w:rsidR="00000000" w:rsidRPr="00000000">
        <w:rPr>
          <w:b w:val="1"/>
          <w:color w:val="434343"/>
          <w:rtl w:val="0"/>
        </w:rPr>
        <w:t xml:space="preserve">Puntos de extensión:</w:t>
      </w:r>
      <w:r w:rsidDel="00000000" w:rsidR="00000000" w:rsidRPr="00000000">
        <w:rPr>
          <w:color w:val="434343"/>
          <w:rtl w:val="0"/>
        </w:rPr>
        <w:t xml:space="preserve"> No tiene</w:t>
      </w:r>
    </w:p>
    <w:p w:rsidR="00000000" w:rsidDel="00000000" w:rsidP="00000000" w:rsidRDefault="00000000" w:rsidRPr="00000000" w14:paraId="000002A8">
      <w:pPr>
        <w:spacing w:after="240" w:line="240" w:lineRule="auto"/>
        <w:rPr>
          <w:color w:val="434343"/>
        </w:rPr>
      </w:pPr>
      <w:r w:rsidDel="00000000" w:rsidR="00000000" w:rsidRPr="00000000">
        <w:rPr>
          <w:b w:val="1"/>
          <w:color w:val="434343"/>
          <w:rtl w:val="0"/>
        </w:rPr>
        <w:t xml:space="preserve">Requerimientos Especiales:</w:t>
      </w:r>
      <w:r w:rsidDel="00000000" w:rsidR="00000000" w:rsidRPr="00000000">
        <w:rPr>
          <w:rtl w:val="0"/>
        </w:rPr>
      </w:r>
    </w:p>
    <w:p w:rsidR="00000000" w:rsidDel="00000000" w:rsidP="00000000" w:rsidRDefault="00000000" w:rsidRPr="00000000" w14:paraId="000002A9">
      <w:pPr>
        <w:spacing w:line="240" w:lineRule="auto"/>
        <w:ind w:left="360"/>
        <w:rPr>
          <w:color w:val="434343"/>
        </w:rPr>
      </w:pPr>
      <w:r w:rsidDel="00000000" w:rsidR="00000000" w:rsidRPr="00000000">
        <w:rPr>
          <w:color w:val="434343"/>
          <w:rtl w:val="0"/>
        </w:rPr>
        <w:t xml:space="preserve">·</w:t>
      </w:r>
      <w:r w:rsidDel="00000000" w:rsidR="00000000" w:rsidRPr="00000000">
        <w:rPr>
          <w:color w:val="434343"/>
          <w:rtl w:val="0"/>
        </w:rPr>
        <w:t xml:space="preserve">         </w:t>
      </w:r>
      <w:r w:rsidDel="00000000" w:rsidR="00000000" w:rsidRPr="00000000">
        <w:rPr>
          <w:color w:val="434343"/>
          <w:rtl w:val="0"/>
        </w:rPr>
        <w:t xml:space="preserve">Rendimiento:</w:t>
      </w:r>
    </w:p>
    <w:p w:rsidR="00000000" w:rsidDel="00000000" w:rsidP="00000000" w:rsidRDefault="00000000" w:rsidRPr="00000000" w14:paraId="000002AA">
      <w:pPr>
        <w:spacing w:line="240" w:lineRule="auto"/>
        <w:ind w:left="850.3937007874017" w:hanging="283.4645669291342"/>
        <w:rPr>
          <w:color w:val="434343"/>
        </w:rPr>
      </w:pPr>
      <w:r w:rsidDel="00000000" w:rsidR="00000000" w:rsidRPr="00000000">
        <w:rPr>
          <w:color w:val="434343"/>
          <w:rtl w:val="0"/>
        </w:rPr>
        <w:t xml:space="preserve">o</w:t>
      </w:r>
      <w:r w:rsidDel="00000000" w:rsidR="00000000" w:rsidRPr="00000000">
        <w:rPr>
          <w:color w:val="434343"/>
          <w:rtl w:val="0"/>
        </w:rPr>
        <w:t xml:space="preserve">   </w:t>
      </w:r>
      <w:r w:rsidDel="00000000" w:rsidR="00000000" w:rsidRPr="00000000">
        <w:rPr>
          <w:color w:val="434343"/>
          <w:rtl w:val="0"/>
        </w:rPr>
        <w:t xml:space="preserve">El tiempo para filtrar la información y mostrarla no debe de ser mayor a 5 segundos</w:t>
      </w:r>
    </w:p>
    <w:p w:rsidR="00000000" w:rsidDel="00000000" w:rsidP="00000000" w:rsidRDefault="00000000" w:rsidRPr="00000000" w14:paraId="000002AB">
      <w:pPr>
        <w:spacing w:after="240" w:before="240" w:line="240" w:lineRule="auto"/>
        <w:rPr>
          <w:color w:val="434343"/>
        </w:rPr>
      </w:pPr>
      <w:r w:rsidDel="00000000" w:rsidR="00000000" w:rsidRPr="00000000">
        <w:rPr>
          <w:b w:val="1"/>
          <w:color w:val="434343"/>
          <w:rtl w:val="0"/>
        </w:rPr>
        <w:t xml:space="preserve">Pre-Condiciones</w:t>
      </w:r>
      <w:r w:rsidDel="00000000" w:rsidR="00000000" w:rsidRPr="00000000">
        <w:rPr>
          <w:b w:val="1"/>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C">
      <w:pPr>
        <w:numPr>
          <w:ilvl w:val="0"/>
          <w:numId w:val="11"/>
        </w:numPr>
        <w:spacing w:after="240" w:before="240" w:line="240" w:lineRule="auto"/>
        <w:ind w:left="850.3937007874017" w:hanging="283.4645669291342"/>
        <w:rPr>
          <w:color w:val="434343"/>
        </w:rPr>
      </w:pPr>
      <w:r w:rsidDel="00000000" w:rsidR="00000000" w:rsidRPr="00000000">
        <w:rPr>
          <w:color w:val="434343"/>
          <w:rtl w:val="0"/>
        </w:rPr>
        <w:t xml:space="preserve">El usuario debe de estar autenticado como administrador</w:t>
      </w:r>
    </w:p>
    <w:p w:rsidR="00000000" w:rsidDel="00000000" w:rsidP="00000000" w:rsidRDefault="00000000" w:rsidRPr="00000000" w14:paraId="000002AD">
      <w:pPr>
        <w:spacing w:after="240" w:before="240" w:line="240" w:lineRule="auto"/>
        <w:rPr>
          <w:color w:val="434343"/>
        </w:rPr>
      </w:pPr>
      <w:r w:rsidDel="00000000" w:rsidR="00000000" w:rsidRPr="00000000">
        <w:rPr>
          <w:b w:val="1"/>
          <w:color w:val="434343"/>
          <w:rtl w:val="0"/>
        </w:rPr>
        <w:t xml:space="preserve">Post-Condiciones</w:t>
      </w:r>
      <w:r w:rsidDel="00000000" w:rsidR="00000000" w:rsidRPr="00000000">
        <w:rPr>
          <w:color w:val="434343"/>
          <w:rtl w:val="0"/>
        </w:rPr>
        <w:t xml:space="preserve">: </w:t>
      </w:r>
    </w:p>
    <w:p w:rsidR="00000000" w:rsidDel="00000000" w:rsidP="00000000" w:rsidRDefault="00000000" w:rsidRPr="00000000" w14:paraId="000002AE">
      <w:pPr>
        <w:numPr>
          <w:ilvl w:val="0"/>
          <w:numId w:val="11"/>
        </w:numPr>
        <w:spacing w:after="240" w:before="240" w:line="240" w:lineRule="auto"/>
        <w:ind w:left="850.3937007874017" w:hanging="283.4645669291342"/>
        <w:rPr>
          <w:color w:val="434343"/>
        </w:rPr>
      </w:pPr>
      <w:r w:rsidDel="00000000" w:rsidR="00000000" w:rsidRPr="00000000">
        <w:rPr>
          <w:color w:val="434343"/>
          <w:rtl w:val="0"/>
        </w:rPr>
        <w:t xml:space="preserve">El sistema despliega en pantalla las solicitudes de vacaciones filtradas por área</w:t>
      </w:r>
    </w:p>
    <w:tbl>
      <w:tblPr>
        <w:tblStyle w:val="Table1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190"/>
        <w:tblGridChange w:id="0">
          <w:tblGrid>
            <w:gridCol w:w="3810"/>
            <w:gridCol w:w="519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b w:val="1"/>
                <w:color w:val="434343"/>
              </w:rPr>
            </w:pPr>
            <w:r w:rsidDel="00000000" w:rsidR="00000000" w:rsidRPr="00000000">
              <w:rPr>
                <w:b w:val="1"/>
                <w:color w:val="434343"/>
                <w:rtl w:val="0"/>
              </w:rPr>
              <w:t xml:space="preserve">Flujo de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b w:val="1"/>
                <w:color w:val="434343"/>
              </w:rPr>
            </w:pPr>
            <w:r w:rsidDel="00000000" w:rsidR="00000000" w:rsidRPr="00000000">
              <w:rPr>
                <w:b w:val="1"/>
                <w:color w:val="434343"/>
                <w:rtl w:val="0"/>
              </w:rPr>
              <w:t xml:space="preserve">Curso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b w:val="1"/>
                <w:color w:val="434343"/>
              </w:rPr>
            </w:pPr>
            <w:r w:rsidDel="00000000" w:rsidR="00000000" w:rsidRPr="00000000">
              <w:rPr>
                <w:b w:val="1"/>
                <w:color w:val="434343"/>
                <w:rtl w:val="0"/>
              </w:rPr>
              <w:t xml:space="preserve">Alternativas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numPr>
                <w:ilvl w:val="0"/>
                <w:numId w:val="9"/>
              </w:numPr>
              <w:spacing w:line="240" w:lineRule="auto"/>
              <w:rPr>
                <w:color w:val="434343"/>
              </w:rPr>
            </w:pPr>
            <w:r w:rsidDel="00000000" w:rsidR="00000000" w:rsidRPr="00000000">
              <w:rPr>
                <w:color w:val="434343"/>
                <w:rtl w:val="0"/>
              </w:rPr>
              <w:t xml:space="preserve">El administrador selecciona la opción de filtrar solicitudes por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numPr>
                <w:ilvl w:val="0"/>
                <w:numId w:val="9"/>
              </w:numPr>
              <w:spacing w:line="240" w:lineRule="auto"/>
              <w:rPr>
                <w:color w:val="434343"/>
              </w:rPr>
            </w:pPr>
            <w:r w:rsidDel="00000000" w:rsidR="00000000" w:rsidRPr="00000000">
              <w:rPr>
                <w:color w:val="434343"/>
                <w:rtl w:val="0"/>
              </w:rPr>
              <w:t xml:space="preserve">El sistema consulta las áreas departamentales de la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numPr>
                <w:ilvl w:val="0"/>
                <w:numId w:val="9"/>
              </w:numPr>
              <w:spacing w:line="240" w:lineRule="auto"/>
              <w:rPr>
                <w:color w:val="434343"/>
              </w:rPr>
            </w:pPr>
            <w:r w:rsidDel="00000000" w:rsidR="00000000" w:rsidRPr="00000000">
              <w:rPr>
                <w:color w:val="434343"/>
                <w:rtl w:val="0"/>
              </w:rPr>
              <w:t xml:space="preserve">El sistema despliega un menú de drop down con las diferentes áreas departamentales de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numPr>
                <w:ilvl w:val="0"/>
                <w:numId w:val="9"/>
              </w:numPr>
              <w:spacing w:line="240" w:lineRule="auto"/>
              <w:rPr>
                <w:color w:val="434343"/>
              </w:rPr>
            </w:pPr>
            <w:r w:rsidDel="00000000" w:rsidR="00000000" w:rsidRPr="00000000">
              <w:rPr>
                <w:color w:val="434343"/>
                <w:rtl w:val="0"/>
              </w:rPr>
              <w:t xml:space="preserve">El administrador selecciona una de las áreas departamentales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b w:val="1"/>
                <w:color w:val="434343"/>
              </w:rPr>
            </w:pPr>
            <w:r w:rsidDel="00000000" w:rsidR="00000000" w:rsidRPr="00000000">
              <w:rPr>
                <w:rtl w:val="0"/>
              </w:rPr>
            </w:r>
          </w:p>
        </w:tc>
      </w:tr>
      <w:tr>
        <w:trPr>
          <w:cantSplit w:val="0"/>
          <w:trHeight w:val="67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numPr>
                <w:ilvl w:val="0"/>
                <w:numId w:val="9"/>
              </w:numPr>
              <w:spacing w:line="240" w:lineRule="auto"/>
              <w:rPr>
                <w:color w:val="434343"/>
              </w:rPr>
            </w:pPr>
            <w:r w:rsidDel="00000000" w:rsidR="00000000" w:rsidRPr="00000000">
              <w:rPr>
                <w:color w:val="434343"/>
                <w:rtl w:val="0"/>
              </w:rPr>
              <w:t xml:space="preserve">El sistema hace una consulta en  la base de datos interna de las solicitudes de vacaciones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color w:val="434343"/>
              </w:rPr>
            </w:pPr>
            <w:r w:rsidDel="00000000" w:rsidR="00000000" w:rsidRPr="00000000">
              <w:rPr>
                <w:color w:val="434343"/>
                <w:rtl w:val="0"/>
              </w:rPr>
              <w:t xml:space="preserve">4. 1 El sistema en la consulta no encuentra ningún dato registrado</w:t>
            </w:r>
          </w:p>
          <w:p w:rsidR="00000000" w:rsidDel="00000000" w:rsidP="00000000" w:rsidRDefault="00000000" w:rsidRPr="00000000" w14:paraId="000002BD">
            <w:pPr>
              <w:widowControl w:val="0"/>
              <w:spacing w:line="240" w:lineRule="auto"/>
              <w:rPr>
                <w:color w:val="434343"/>
              </w:rPr>
            </w:pPr>
            <w:r w:rsidDel="00000000" w:rsidR="00000000" w:rsidRPr="00000000">
              <w:rPr>
                <w:color w:val="434343"/>
                <w:rtl w:val="0"/>
              </w:rPr>
              <w:t xml:space="preserve">     4.1.1 El sistema despliega en pantalla una alerta de “NO HAY SOLICITUDES REGISTRADAS CON EL FILTRO APLICADO”</w:t>
            </w:r>
          </w:p>
          <w:p w:rsidR="00000000" w:rsidDel="00000000" w:rsidP="00000000" w:rsidRDefault="00000000" w:rsidRPr="00000000" w14:paraId="000002BE">
            <w:pPr>
              <w:widowControl w:val="0"/>
              <w:spacing w:line="240" w:lineRule="auto"/>
              <w:rPr>
                <w:color w:val="434343"/>
              </w:rPr>
            </w:pPr>
            <w:r w:rsidDel="00000000" w:rsidR="00000000" w:rsidRPr="00000000">
              <w:rPr>
                <w:color w:val="434343"/>
                <w:rtl w:val="0"/>
              </w:rPr>
              <w:t xml:space="preserve">     4.1.2 El sistema regresa al usuario a la pantalla con las solicitudes de vacaciones sin filtrar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numPr>
                <w:ilvl w:val="0"/>
                <w:numId w:val="9"/>
              </w:numPr>
              <w:spacing w:line="240" w:lineRule="auto"/>
              <w:rPr>
                <w:color w:val="434343"/>
              </w:rPr>
            </w:pPr>
            <w:r w:rsidDel="00000000" w:rsidR="00000000" w:rsidRPr="00000000">
              <w:rPr>
                <w:color w:val="434343"/>
                <w:rtl w:val="0"/>
              </w:rPr>
              <w:t xml:space="preserve">El sistema realiza una query de las solicitudes de vacaciones con el área seleccionada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b w:val="1"/>
                <w:color w:val="434343"/>
              </w:rPr>
            </w:pPr>
            <w:r w:rsidDel="00000000" w:rsidR="00000000" w:rsidRPr="00000000">
              <w:rPr>
                <w:rtl w:val="0"/>
              </w:rPr>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numPr>
                <w:ilvl w:val="0"/>
                <w:numId w:val="9"/>
              </w:numPr>
              <w:spacing w:line="240" w:lineRule="auto"/>
              <w:rPr>
                <w:color w:val="434343"/>
              </w:rPr>
            </w:pPr>
            <w:r w:rsidDel="00000000" w:rsidR="00000000" w:rsidRPr="00000000">
              <w:rPr>
                <w:color w:val="434343"/>
                <w:rtl w:val="0"/>
              </w:rPr>
              <w:t xml:space="preserve">El sistema despliega la tabla generada en pantalla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b w:val="1"/>
                <w:color w:val="434343"/>
              </w:rPr>
            </w:pPr>
            <w:r w:rsidDel="00000000" w:rsidR="00000000" w:rsidRPr="00000000">
              <w:rPr>
                <w:rtl w:val="0"/>
              </w:rPr>
            </w:r>
          </w:p>
        </w:tc>
      </w:tr>
    </w:tbl>
    <w:p w:rsidR="00000000" w:rsidDel="00000000" w:rsidP="00000000" w:rsidRDefault="00000000" w:rsidRPr="00000000" w14:paraId="000002C3">
      <w:pPr>
        <w:rPr>
          <w:b w:val="1"/>
          <w:color w:val="434343"/>
        </w:rPr>
      </w:pPr>
      <w:r w:rsidDel="00000000" w:rsidR="00000000" w:rsidRPr="00000000">
        <w:rPr>
          <w:rtl w:val="0"/>
        </w:rPr>
      </w:r>
    </w:p>
    <w:p w:rsidR="00000000" w:rsidDel="00000000" w:rsidP="00000000" w:rsidRDefault="00000000" w:rsidRPr="00000000" w14:paraId="000002C4">
      <w:pPr>
        <w:rP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2C5">
      <w:pPr>
        <w:rPr>
          <w:b w:val="1"/>
          <w:color w:val="434343"/>
        </w:rPr>
      </w:pPr>
      <w:r w:rsidDel="00000000" w:rsidR="00000000" w:rsidRPr="00000000">
        <w:rPr>
          <w:b w:val="1"/>
          <w:color w:val="434343"/>
          <w:rtl w:val="0"/>
        </w:rPr>
        <w:t xml:space="preserve">Diagrama</w:t>
      </w:r>
    </w:p>
    <w:p w:rsidR="00000000" w:rsidDel="00000000" w:rsidP="00000000" w:rsidRDefault="00000000" w:rsidRPr="00000000" w14:paraId="000002C6">
      <w:pPr>
        <w:rPr>
          <w:b w:val="1"/>
          <w:color w:val="434343"/>
        </w:rPr>
      </w:pPr>
      <w:r w:rsidDel="00000000" w:rsidR="00000000" w:rsidRPr="00000000">
        <w:rPr>
          <w:rtl w:val="0"/>
        </w:rPr>
      </w:r>
    </w:p>
    <w:p w:rsidR="00000000" w:rsidDel="00000000" w:rsidP="00000000" w:rsidRDefault="00000000" w:rsidRPr="00000000" w14:paraId="000002C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321013" cy="6269161"/>
            <wp:effectExtent b="0" l="0" r="0" t="0"/>
            <wp:docPr id="19"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321013" cy="6269161"/>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9">
      <w:pPr>
        <w:spacing w:line="360" w:lineRule="auto"/>
        <w:rP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2CA">
      <w:pPr>
        <w:spacing w:line="360" w:lineRule="auto"/>
        <w:rPr>
          <w:b w:val="1"/>
          <w:color w:val="434343"/>
        </w:rPr>
      </w:pPr>
      <w:r w:rsidDel="00000000" w:rsidR="00000000" w:rsidRPr="00000000">
        <w:rPr>
          <w:b w:val="1"/>
          <w:color w:val="434343"/>
          <w:rtl w:val="0"/>
        </w:rPr>
        <w:t xml:space="preserve">Funciones del módulo de Natgas Blocks</w:t>
      </w:r>
    </w:p>
    <w:tbl>
      <w:tblPr>
        <w:tblStyle w:val="Table11"/>
        <w:tblW w:w="759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1050"/>
        <w:gridCol w:w="1050"/>
        <w:gridCol w:w="1365"/>
        <w:gridCol w:w="1170"/>
        <w:tblGridChange w:id="0">
          <w:tblGrid>
            <w:gridCol w:w="2955"/>
            <w:gridCol w:w="1050"/>
            <w:gridCol w:w="1050"/>
            <w:gridCol w:w="1365"/>
            <w:gridCol w:w="1170"/>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CB">
            <w:pPr>
              <w:widowControl w:val="0"/>
              <w:rPr>
                <w:sz w:val="20"/>
                <w:szCs w:val="20"/>
              </w:rPr>
            </w:pPr>
            <w:r w:rsidDel="00000000" w:rsidR="00000000" w:rsidRPr="00000000">
              <w:rPr>
                <w:sz w:val="20"/>
                <w:szCs w:val="20"/>
                <w:rtl w:val="0"/>
              </w:rPr>
              <w:t xml:space="preserve">Registrar solicitud de Natgas Blocks</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CC">
            <w:pPr>
              <w:widowControl w:val="0"/>
              <w:rPr>
                <w:sz w:val="20"/>
                <w:szCs w:val="20"/>
              </w:rPr>
            </w:pPr>
            <w:r w:rsidDel="00000000" w:rsidR="00000000" w:rsidRPr="00000000">
              <w:rPr>
                <w:sz w:val="20"/>
                <w:szCs w:val="20"/>
                <w:rtl w:val="0"/>
              </w:rPr>
              <w:t xml:space="preserve">Alto</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CD">
            <w:pPr>
              <w:widowControl w:val="0"/>
              <w:rPr>
                <w:sz w:val="20"/>
                <w:szCs w:val="20"/>
              </w:rPr>
            </w:pPr>
            <w:r w:rsidDel="00000000" w:rsidR="00000000" w:rsidRPr="00000000">
              <w:rPr>
                <w:sz w:val="20"/>
                <w:szCs w:val="20"/>
                <w:rtl w:val="0"/>
              </w:rPr>
              <w:t xml:space="preserve">Alto</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CE">
            <w:pPr>
              <w:widowControl w:val="0"/>
              <w:rPr>
                <w:sz w:val="20"/>
                <w:szCs w:val="20"/>
              </w:rPr>
            </w:pPr>
            <w:r w:rsidDel="00000000" w:rsidR="00000000" w:rsidRPr="00000000">
              <w:rPr>
                <w:sz w:val="20"/>
                <w:szCs w:val="20"/>
                <w:rtl w:val="0"/>
              </w:rPr>
              <w:t xml:space="preserve">Baja</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CF">
            <w:pPr>
              <w:widowControl w:val="0"/>
              <w:rPr>
                <w:sz w:val="20"/>
                <w:szCs w:val="20"/>
              </w:rPr>
            </w:pPr>
            <w:r w:rsidDel="00000000" w:rsidR="00000000" w:rsidRPr="00000000">
              <w:rPr>
                <w:sz w:val="20"/>
                <w:szCs w:val="20"/>
                <w:rtl w:val="0"/>
              </w:rPr>
              <w:t xml:space="preserve">Media Alta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D0">
            <w:pPr>
              <w:widowControl w:val="0"/>
              <w:rPr>
                <w:sz w:val="20"/>
                <w:szCs w:val="20"/>
              </w:rPr>
            </w:pPr>
            <w:r w:rsidDel="00000000" w:rsidR="00000000" w:rsidRPr="00000000">
              <w:rPr>
                <w:sz w:val="20"/>
                <w:szCs w:val="20"/>
                <w:rtl w:val="0"/>
              </w:rPr>
              <w:t xml:space="preserve">Registrar status de solicitud NGB</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D1">
            <w:pPr>
              <w:widowControl w:val="0"/>
              <w:rPr>
                <w:sz w:val="20"/>
                <w:szCs w:val="20"/>
              </w:rPr>
            </w:pPr>
            <w:r w:rsidDel="00000000" w:rsidR="00000000" w:rsidRPr="00000000">
              <w:rPr>
                <w:sz w:val="20"/>
                <w:szCs w:val="20"/>
                <w:rtl w:val="0"/>
              </w:rPr>
              <w:t xml:space="preserve">Alto</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D2">
            <w:pPr>
              <w:widowControl w:val="0"/>
              <w:rPr>
                <w:sz w:val="20"/>
                <w:szCs w:val="20"/>
              </w:rPr>
            </w:pPr>
            <w:r w:rsidDel="00000000" w:rsidR="00000000" w:rsidRPr="00000000">
              <w:rPr>
                <w:sz w:val="20"/>
                <w:szCs w:val="20"/>
                <w:rtl w:val="0"/>
              </w:rPr>
              <w:t xml:space="preserve">Alto</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D3">
            <w:pPr>
              <w:widowControl w:val="0"/>
              <w:rPr>
                <w:sz w:val="20"/>
                <w:szCs w:val="20"/>
              </w:rPr>
            </w:pPr>
            <w:r w:rsidDel="00000000" w:rsidR="00000000" w:rsidRPr="00000000">
              <w:rPr>
                <w:sz w:val="20"/>
                <w:szCs w:val="20"/>
                <w:rtl w:val="0"/>
              </w:rPr>
              <w:t xml:space="preserve">Baja</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D4">
            <w:pPr>
              <w:widowControl w:val="0"/>
              <w:rPr>
                <w:sz w:val="20"/>
                <w:szCs w:val="20"/>
              </w:rPr>
            </w:pPr>
            <w:r w:rsidDel="00000000" w:rsidR="00000000" w:rsidRPr="00000000">
              <w:rPr>
                <w:sz w:val="20"/>
                <w:szCs w:val="20"/>
                <w:rtl w:val="0"/>
              </w:rPr>
              <w:t xml:space="preserve">Alta</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D5">
            <w:pPr>
              <w:widowControl w:val="0"/>
              <w:rPr>
                <w:sz w:val="20"/>
                <w:szCs w:val="20"/>
              </w:rPr>
            </w:pPr>
            <w:r w:rsidDel="00000000" w:rsidR="00000000" w:rsidRPr="00000000">
              <w:rPr>
                <w:sz w:val="20"/>
                <w:szCs w:val="20"/>
                <w:rtl w:val="0"/>
              </w:rPr>
              <w:t xml:space="preserve">Eliminar solicitud de NatGas Blocks</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D6">
            <w:pPr>
              <w:widowControl w:val="0"/>
              <w:rPr>
                <w:sz w:val="20"/>
                <w:szCs w:val="20"/>
              </w:rPr>
            </w:pPr>
            <w:r w:rsidDel="00000000" w:rsidR="00000000" w:rsidRPr="00000000">
              <w:rPr>
                <w:sz w:val="20"/>
                <w:szCs w:val="20"/>
                <w:rtl w:val="0"/>
              </w:rPr>
              <w:t xml:space="preserve">Alta</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D7">
            <w:pPr>
              <w:widowControl w:val="0"/>
              <w:rPr>
                <w:sz w:val="20"/>
                <w:szCs w:val="20"/>
              </w:rPr>
            </w:pPr>
            <w:r w:rsidDel="00000000" w:rsidR="00000000" w:rsidRPr="00000000">
              <w:rPr>
                <w:sz w:val="20"/>
                <w:szCs w:val="20"/>
                <w:rtl w:val="0"/>
              </w:rPr>
              <w:t xml:space="preserve">Alta</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D8">
            <w:pPr>
              <w:widowControl w:val="0"/>
              <w:rPr>
                <w:sz w:val="20"/>
                <w:szCs w:val="20"/>
              </w:rPr>
            </w:pPr>
            <w:r w:rsidDel="00000000" w:rsidR="00000000" w:rsidRPr="00000000">
              <w:rPr>
                <w:sz w:val="20"/>
                <w:szCs w:val="20"/>
                <w:rtl w:val="0"/>
              </w:rPr>
              <w:t xml:space="preserve">Baja</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D9">
            <w:pPr>
              <w:widowControl w:val="0"/>
              <w:rPr>
                <w:sz w:val="20"/>
                <w:szCs w:val="20"/>
              </w:rPr>
            </w:pPr>
            <w:r w:rsidDel="00000000" w:rsidR="00000000" w:rsidRPr="00000000">
              <w:rPr>
                <w:sz w:val="20"/>
                <w:szCs w:val="20"/>
                <w:rtl w:val="0"/>
              </w:rPr>
              <w:t xml:space="preserve">Alta</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DA">
            <w:pPr>
              <w:widowControl w:val="0"/>
              <w:rPr>
                <w:sz w:val="20"/>
                <w:szCs w:val="20"/>
              </w:rPr>
            </w:pPr>
            <w:r w:rsidDel="00000000" w:rsidR="00000000" w:rsidRPr="00000000">
              <w:rPr>
                <w:sz w:val="20"/>
                <w:szCs w:val="20"/>
                <w:rtl w:val="0"/>
              </w:rPr>
              <w:t xml:space="preserve">Consultar status de solicitud de NGB</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DB">
            <w:pPr>
              <w:widowControl w:val="0"/>
              <w:rPr>
                <w:sz w:val="20"/>
                <w:szCs w:val="20"/>
              </w:rPr>
            </w:pPr>
            <w:r w:rsidDel="00000000" w:rsidR="00000000" w:rsidRPr="00000000">
              <w:rPr>
                <w:sz w:val="20"/>
                <w:szCs w:val="20"/>
                <w:rtl w:val="0"/>
              </w:rPr>
              <w:t xml:space="preserve">Alta</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DC">
            <w:pPr>
              <w:widowControl w:val="0"/>
              <w:rPr>
                <w:sz w:val="20"/>
                <w:szCs w:val="20"/>
              </w:rPr>
            </w:pPr>
            <w:r w:rsidDel="00000000" w:rsidR="00000000" w:rsidRPr="00000000">
              <w:rPr>
                <w:sz w:val="20"/>
                <w:szCs w:val="20"/>
                <w:rtl w:val="0"/>
              </w:rPr>
              <w:t xml:space="preserve">Alta</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DD">
            <w:pPr>
              <w:widowControl w:val="0"/>
              <w:rPr>
                <w:sz w:val="20"/>
                <w:szCs w:val="20"/>
              </w:rPr>
            </w:pPr>
            <w:r w:rsidDel="00000000" w:rsidR="00000000" w:rsidRPr="00000000">
              <w:rPr>
                <w:sz w:val="20"/>
                <w:szCs w:val="20"/>
                <w:rtl w:val="0"/>
              </w:rPr>
              <w:t xml:space="preserve">Baja</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DE">
            <w:pPr>
              <w:widowControl w:val="0"/>
              <w:rPr>
                <w:sz w:val="20"/>
                <w:szCs w:val="20"/>
              </w:rPr>
            </w:pPr>
            <w:r w:rsidDel="00000000" w:rsidR="00000000" w:rsidRPr="00000000">
              <w:rPr>
                <w:sz w:val="20"/>
                <w:szCs w:val="20"/>
                <w:rtl w:val="0"/>
              </w:rPr>
              <w:t xml:space="preserve">Alta</w:t>
            </w:r>
          </w:p>
        </w:tc>
      </w:tr>
    </w:tbl>
    <w:p w:rsidR="00000000" w:rsidDel="00000000" w:rsidP="00000000" w:rsidRDefault="00000000" w:rsidRPr="00000000" w14:paraId="000002DF">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0">
      <w:pPr>
        <w:numPr>
          <w:ilvl w:val="0"/>
          <w:numId w:val="27"/>
        </w:numPr>
        <w:spacing w:line="360" w:lineRule="auto"/>
        <w:ind w:left="720" w:hanging="360"/>
        <w:rPr>
          <w:b w:val="1"/>
          <w:color w:val="434343"/>
        </w:rPr>
      </w:pPr>
      <w:r w:rsidDel="00000000" w:rsidR="00000000" w:rsidRPr="00000000">
        <w:rPr>
          <w:b w:val="1"/>
          <w:color w:val="434343"/>
          <w:rtl w:val="0"/>
        </w:rPr>
        <w:t xml:space="preserve">Caso de Uso: Registrar solicitud de Natgas blocks</w:t>
      </w:r>
      <w:r w:rsidDel="00000000" w:rsidR="00000000" w:rsidRPr="00000000">
        <w:rPr>
          <w:rtl w:val="0"/>
        </w:rPr>
      </w:r>
    </w:p>
    <w:p w:rsidR="00000000" w:rsidDel="00000000" w:rsidP="00000000" w:rsidRDefault="00000000" w:rsidRPr="00000000" w14:paraId="000002E1">
      <w:pPr>
        <w:rPr>
          <w:b w:val="1"/>
          <w:color w:val="434343"/>
        </w:rPr>
      </w:pPr>
      <w:r w:rsidDel="00000000" w:rsidR="00000000" w:rsidRPr="00000000">
        <w:rPr>
          <w:b w:val="1"/>
          <w:color w:val="434343"/>
          <w:rtl w:val="0"/>
        </w:rPr>
        <w:t xml:space="preserve">Descripción del caso de uso</w:t>
      </w:r>
    </w:p>
    <w:p w:rsidR="00000000" w:rsidDel="00000000" w:rsidP="00000000" w:rsidRDefault="00000000" w:rsidRPr="00000000" w14:paraId="000002E2">
      <w:pPr>
        <w:spacing w:after="240" w:before="240" w:line="240" w:lineRule="auto"/>
        <w:rPr>
          <w:color w:val="434343"/>
          <w:highlight w:val="yellow"/>
        </w:rPr>
      </w:pPr>
      <w:r w:rsidDel="00000000" w:rsidR="00000000" w:rsidRPr="00000000">
        <w:rPr>
          <w:b w:val="1"/>
          <w:color w:val="434343"/>
          <w:rtl w:val="0"/>
        </w:rPr>
        <w:t xml:space="preserve">Número:</w:t>
      </w:r>
      <w:r w:rsidDel="00000000" w:rsidR="00000000" w:rsidRPr="00000000">
        <w:rPr>
          <w:color w:val="434343"/>
          <w:rtl w:val="0"/>
        </w:rPr>
        <w:t xml:space="preserve"> CU08</w:t>
      </w:r>
      <w:r w:rsidDel="00000000" w:rsidR="00000000" w:rsidRPr="00000000">
        <w:rPr>
          <w:rtl w:val="0"/>
        </w:rPr>
      </w:r>
    </w:p>
    <w:p w:rsidR="00000000" w:rsidDel="00000000" w:rsidP="00000000" w:rsidRDefault="00000000" w:rsidRPr="00000000" w14:paraId="000002E3">
      <w:pPr>
        <w:spacing w:after="240" w:before="240" w:line="240" w:lineRule="auto"/>
        <w:rPr>
          <w:color w:val="434343"/>
        </w:rPr>
      </w:pPr>
      <w:r w:rsidDel="00000000" w:rsidR="00000000" w:rsidRPr="00000000">
        <w:rPr>
          <w:b w:val="1"/>
          <w:color w:val="434343"/>
          <w:rtl w:val="0"/>
        </w:rPr>
        <w:t xml:space="preserve">Nombre de Caso de Uso:</w:t>
      </w:r>
      <w:r w:rsidDel="00000000" w:rsidR="00000000" w:rsidRPr="00000000">
        <w:rPr>
          <w:color w:val="434343"/>
          <w:rtl w:val="0"/>
        </w:rPr>
        <w:t xml:space="preserve"> Registrar solicitud de Natgas Blocks</w:t>
      </w:r>
    </w:p>
    <w:p w:rsidR="00000000" w:rsidDel="00000000" w:rsidP="00000000" w:rsidRDefault="00000000" w:rsidRPr="00000000" w14:paraId="000002E4">
      <w:pPr>
        <w:spacing w:after="240" w:before="240" w:line="240" w:lineRule="auto"/>
        <w:rPr>
          <w:color w:val="434343"/>
        </w:rPr>
      </w:pPr>
      <w:r w:rsidDel="00000000" w:rsidR="00000000" w:rsidRPr="00000000">
        <w:rPr>
          <w:b w:val="1"/>
          <w:color w:val="434343"/>
          <w:rtl w:val="0"/>
        </w:rPr>
        <w:t xml:space="preserve">Descripción:</w:t>
      </w:r>
      <w:r w:rsidDel="00000000" w:rsidR="00000000" w:rsidRPr="00000000">
        <w:rPr>
          <w:color w:val="434343"/>
          <w:rtl w:val="0"/>
        </w:rPr>
        <w:t xml:space="preserve"> Esta función le permite al operador y al líder registrar una solicitud de Natgas Block</w:t>
      </w:r>
    </w:p>
    <w:p w:rsidR="00000000" w:rsidDel="00000000" w:rsidP="00000000" w:rsidRDefault="00000000" w:rsidRPr="00000000" w14:paraId="000002E5">
      <w:pPr>
        <w:spacing w:after="240" w:before="240" w:line="240" w:lineRule="auto"/>
        <w:rPr>
          <w:color w:val="434343"/>
        </w:rPr>
      </w:pPr>
      <w:r w:rsidDel="00000000" w:rsidR="00000000" w:rsidRPr="00000000">
        <w:rPr>
          <w:b w:val="1"/>
          <w:color w:val="434343"/>
          <w:rtl w:val="0"/>
        </w:rPr>
        <w:t xml:space="preserve">Actor: </w:t>
      </w:r>
      <w:r w:rsidDel="00000000" w:rsidR="00000000" w:rsidRPr="00000000">
        <w:rPr>
          <w:color w:val="434343"/>
          <w:rtl w:val="0"/>
        </w:rPr>
        <w:t xml:space="preserve">Operador y Líder</w:t>
      </w:r>
    </w:p>
    <w:p w:rsidR="00000000" w:rsidDel="00000000" w:rsidP="00000000" w:rsidRDefault="00000000" w:rsidRPr="00000000" w14:paraId="000002E6">
      <w:pPr>
        <w:spacing w:after="240" w:before="240" w:line="240" w:lineRule="auto"/>
        <w:rPr>
          <w:color w:val="434343"/>
        </w:rPr>
      </w:pPr>
      <w:r w:rsidDel="00000000" w:rsidR="00000000" w:rsidRPr="00000000">
        <w:rPr>
          <w:b w:val="1"/>
          <w:color w:val="434343"/>
          <w:rtl w:val="0"/>
        </w:rPr>
        <w:t xml:space="preserve">Puntos de extensión:</w:t>
      </w:r>
      <w:r w:rsidDel="00000000" w:rsidR="00000000" w:rsidRPr="00000000">
        <w:rPr>
          <w:color w:val="434343"/>
          <w:rtl w:val="0"/>
        </w:rPr>
        <w:t xml:space="preserve"> Eliminar solicitud de Natgas Block</w:t>
      </w:r>
    </w:p>
    <w:p w:rsidR="00000000" w:rsidDel="00000000" w:rsidP="00000000" w:rsidRDefault="00000000" w:rsidRPr="00000000" w14:paraId="000002E7">
      <w:pPr>
        <w:spacing w:after="240" w:line="240" w:lineRule="auto"/>
        <w:rPr>
          <w:color w:val="434343"/>
        </w:rPr>
      </w:pPr>
      <w:r w:rsidDel="00000000" w:rsidR="00000000" w:rsidRPr="00000000">
        <w:rPr>
          <w:b w:val="1"/>
          <w:color w:val="434343"/>
          <w:rtl w:val="0"/>
        </w:rPr>
        <w:t xml:space="preserve">Requerimientos Especiales:</w:t>
      </w:r>
      <w:r w:rsidDel="00000000" w:rsidR="00000000" w:rsidRPr="00000000">
        <w:rPr>
          <w:rtl w:val="0"/>
        </w:rPr>
      </w:r>
    </w:p>
    <w:p w:rsidR="00000000" w:rsidDel="00000000" w:rsidP="00000000" w:rsidRDefault="00000000" w:rsidRPr="00000000" w14:paraId="000002E8">
      <w:pPr>
        <w:spacing w:line="240" w:lineRule="auto"/>
        <w:ind w:left="360"/>
        <w:rPr>
          <w:color w:val="434343"/>
        </w:rPr>
      </w:pPr>
      <w:r w:rsidDel="00000000" w:rsidR="00000000" w:rsidRPr="00000000">
        <w:rPr>
          <w:color w:val="434343"/>
          <w:rtl w:val="0"/>
        </w:rPr>
        <w:t xml:space="preserve">·         Rendimiento:</w:t>
      </w:r>
    </w:p>
    <w:p w:rsidR="00000000" w:rsidDel="00000000" w:rsidP="00000000" w:rsidRDefault="00000000" w:rsidRPr="00000000" w14:paraId="000002E9">
      <w:pPr>
        <w:spacing w:line="240" w:lineRule="auto"/>
        <w:ind w:left="850.3937007874017" w:hanging="283.4645669291342"/>
        <w:rPr>
          <w:color w:val="434343"/>
        </w:rPr>
      </w:pPr>
      <w:r w:rsidDel="00000000" w:rsidR="00000000" w:rsidRPr="00000000">
        <w:rPr>
          <w:color w:val="434343"/>
          <w:rtl w:val="0"/>
        </w:rPr>
        <w:t xml:space="preserve">o   El tiempo para registrar la solicitud de Natgas block no debe de exceder los 2 segundos</w:t>
      </w:r>
    </w:p>
    <w:p w:rsidR="00000000" w:rsidDel="00000000" w:rsidP="00000000" w:rsidRDefault="00000000" w:rsidRPr="00000000" w14:paraId="000002EA">
      <w:pPr>
        <w:spacing w:after="240" w:before="240" w:line="240" w:lineRule="auto"/>
        <w:rPr>
          <w:color w:val="434343"/>
        </w:rPr>
      </w:pPr>
      <w:r w:rsidDel="00000000" w:rsidR="00000000" w:rsidRPr="00000000">
        <w:rPr>
          <w:b w:val="1"/>
          <w:color w:val="434343"/>
          <w:rtl w:val="0"/>
        </w:rPr>
        <w:t xml:space="preserve">Pre-Condiciones</w:t>
      </w:r>
      <w:r w:rsidDel="00000000" w:rsidR="00000000" w:rsidRPr="00000000">
        <w:rPr>
          <w:b w:val="1"/>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EB">
      <w:pPr>
        <w:numPr>
          <w:ilvl w:val="0"/>
          <w:numId w:val="11"/>
        </w:numPr>
        <w:spacing w:after="0" w:afterAutospacing="0" w:before="240" w:line="240" w:lineRule="auto"/>
        <w:ind w:left="850.3937007874017" w:hanging="283.4645669291342"/>
        <w:rPr>
          <w:color w:val="434343"/>
        </w:rPr>
      </w:pPr>
      <w:r w:rsidDel="00000000" w:rsidR="00000000" w:rsidRPr="00000000">
        <w:rPr>
          <w:color w:val="434343"/>
          <w:rtl w:val="0"/>
        </w:rPr>
        <w:t xml:space="preserve">El usuario debe de estar autenticado como operador o líder</w:t>
      </w:r>
    </w:p>
    <w:p w:rsidR="00000000" w:rsidDel="00000000" w:rsidP="00000000" w:rsidRDefault="00000000" w:rsidRPr="00000000" w14:paraId="000002EC">
      <w:pPr>
        <w:numPr>
          <w:ilvl w:val="0"/>
          <w:numId w:val="11"/>
        </w:numPr>
        <w:spacing w:after="0" w:afterAutospacing="0" w:before="0" w:beforeAutospacing="0" w:line="240" w:lineRule="auto"/>
        <w:ind w:left="850.3937007874017" w:hanging="283.4645669291342"/>
        <w:rPr>
          <w:color w:val="434343"/>
          <w:u w:val="none"/>
        </w:rPr>
      </w:pPr>
      <w:r w:rsidDel="00000000" w:rsidR="00000000" w:rsidRPr="00000000">
        <w:rPr>
          <w:color w:val="434343"/>
          <w:rtl w:val="0"/>
        </w:rPr>
        <w:t xml:space="preserve">El usuario debe de tener Natgas block disponibles</w:t>
      </w:r>
    </w:p>
    <w:p w:rsidR="00000000" w:rsidDel="00000000" w:rsidP="00000000" w:rsidRDefault="00000000" w:rsidRPr="00000000" w14:paraId="000002ED">
      <w:pPr>
        <w:numPr>
          <w:ilvl w:val="0"/>
          <w:numId w:val="11"/>
        </w:numPr>
        <w:spacing w:after="240" w:before="0" w:beforeAutospacing="0" w:line="240" w:lineRule="auto"/>
        <w:ind w:left="850.3937007874017" w:hanging="283.4645669291342"/>
        <w:rPr>
          <w:color w:val="434343"/>
          <w:u w:val="none"/>
        </w:rPr>
      </w:pPr>
      <w:r w:rsidDel="00000000" w:rsidR="00000000" w:rsidRPr="00000000">
        <w:rPr>
          <w:color w:val="434343"/>
          <w:rtl w:val="0"/>
        </w:rPr>
        <w:t xml:space="preserve">El usuario tiene al menos un mes sin registrar un Natgas block</w:t>
      </w:r>
    </w:p>
    <w:p w:rsidR="00000000" w:rsidDel="00000000" w:rsidP="00000000" w:rsidRDefault="00000000" w:rsidRPr="00000000" w14:paraId="000002EE">
      <w:pPr>
        <w:spacing w:after="240" w:before="240" w:line="240" w:lineRule="auto"/>
        <w:rPr>
          <w:color w:val="434343"/>
        </w:rPr>
      </w:pPr>
      <w:r w:rsidDel="00000000" w:rsidR="00000000" w:rsidRPr="00000000">
        <w:rPr>
          <w:b w:val="1"/>
          <w:color w:val="434343"/>
          <w:rtl w:val="0"/>
        </w:rPr>
        <w:t xml:space="preserve">Post-Condiciones</w:t>
      </w:r>
      <w:r w:rsidDel="00000000" w:rsidR="00000000" w:rsidRPr="00000000">
        <w:rPr>
          <w:color w:val="434343"/>
          <w:rtl w:val="0"/>
        </w:rPr>
        <w:t xml:space="preserve">: </w:t>
      </w:r>
    </w:p>
    <w:p w:rsidR="00000000" w:rsidDel="00000000" w:rsidP="00000000" w:rsidRDefault="00000000" w:rsidRPr="00000000" w14:paraId="000002EF">
      <w:pPr>
        <w:numPr>
          <w:ilvl w:val="0"/>
          <w:numId w:val="11"/>
        </w:numPr>
        <w:spacing w:after="240" w:before="240" w:line="240" w:lineRule="auto"/>
        <w:ind w:left="850.3937007874017" w:hanging="283.4645669291342"/>
        <w:rPr>
          <w:color w:val="434343"/>
        </w:rPr>
      </w:pPr>
      <w:r w:rsidDel="00000000" w:rsidR="00000000" w:rsidRPr="00000000">
        <w:rPr>
          <w:color w:val="434343"/>
          <w:rtl w:val="0"/>
        </w:rPr>
        <w:t xml:space="preserve">El sistema envía la solicitud de Natgas Block al líder del operador.</w:t>
      </w:r>
    </w:p>
    <w:tbl>
      <w:tblPr>
        <w:tblStyle w:val="Table1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190"/>
        <w:tblGridChange w:id="0">
          <w:tblGrid>
            <w:gridCol w:w="3810"/>
            <w:gridCol w:w="519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b w:val="1"/>
                <w:color w:val="434343"/>
              </w:rPr>
            </w:pPr>
            <w:r w:rsidDel="00000000" w:rsidR="00000000" w:rsidRPr="00000000">
              <w:rPr>
                <w:b w:val="1"/>
                <w:color w:val="434343"/>
                <w:rtl w:val="0"/>
              </w:rPr>
              <w:t xml:space="preserve">Flujo de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b w:val="1"/>
                <w:color w:val="434343"/>
              </w:rPr>
            </w:pPr>
            <w:r w:rsidDel="00000000" w:rsidR="00000000" w:rsidRPr="00000000">
              <w:rPr>
                <w:b w:val="1"/>
                <w:color w:val="434343"/>
                <w:rtl w:val="0"/>
              </w:rPr>
              <w:t xml:space="preserve">Curso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b w:val="1"/>
                <w:color w:val="434343"/>
              </w:rPr>
            </w:pPr>
            <w:r w:rsidDel="00000000" w:rsidR="00000000" w:rsidRPr="00000000">
              <w:rPr>
                <w:b w:val="1"/>
                <w:color w:val="434343"/>
                <w:rtl w:val="0"/>
              </w:rPr>
              <w:t xml:space="preserve">Alternativas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numPr>
                <w:ilvl w:val="0"/>
                <w:numId w:val="19"/>
              </w:numPr>
              <w:spacing w:line="240" w:lineRule="auto"/>
              <w:rPr>
                <w:color w:val="434343"/>
              </w:rPr>
            </w:pPr>
            <w:r w:rsidDel="00000000" w:rsidR="00000000" w:rsidRPr="00000000">
              <w:rPr>
                <w:color w:val="434343"/>
                <w:rtl w:val="0"/>
              </w:rPr>
              <w:t xml:space="preserve">El usuario selecciona la opción de registrar solicitud de Natgas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numPr>
                <w:ilvl w:val="0"/>
                <w:numId w:val="19"/>
              </w:numPr>
              <w:spacing w:line="240" w:lineRule="auto"/>
              <w:rPr>
                <w:color w:val="434343"/>
              </w:rPr>
            </w:pPr>
            <w:r w:rsidDel="00000000" w:rsidR="00000000" w:rsidRPr="00000000">
              <w:rPr>
                <w:color w:val="434343"/>
                <w:rtl w:val="0"/>
              </w:rPr>
              <w:t xml:space="preserve">El sistema genera interfaz de formulario de Natgas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numPr>
                <w:ilvl w:val="0"/>
                <w:numId w:val="19"/>
              </w:numPr>
              <w:spacing w:line="240" w:lineRule="auto"/>
              <w:rPr>
                <w:color w:val="434343"/>
              </w:rPr>
            </w:pPr>
            <w:r w:rsidDel="00000000" w:rsidR="00000000" w:rsidRPr="00000000">
              <w:rPr>
                <w:color w:val="434343"/>
                <w:rtl w:val="0"/>
              </w:rPr>
              <w:t xml:space="preserve">El usuario ingresa información (fecha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numPr>
                <w:ilvl w:val="0"/>
                <w:numId w:val="19"/>
              </w:numPr>
              <w:spacing w:line="240" w:lineRule="auto"/>
              <w:rPr>
                <w:color w:val="434343"/>
              </w:rPr>
            </w:pPr>
            <w:r w:rsidDel="00000000" w:rsidR="00000000" w:rsidRPr="00000000">
              <w:rPr>
                <w:color w:val="434343"/>
                <w:rtl w:val="0"/>
              </w:rPr>
              <w:t xml:space="preserve">El usuario selecciona la opción de enviar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b w:val="1"/>
                <w:color w:val="434343"/>
              </w:rPr>
            </w:pPr>
            <w:r w:rsidDel="00000000" w:rsidR="00000000" w:rsidRPr="00000000">
              <w:rPr>
                <w:rtl w:val="0"/>
              </w:rPr>
            </w:r>
          </w:p>
        </w:tc>
      </w:tr>
      <w:tr>
        <w:trPr>
          <w:cantSplit w:val="0"/>
          <w:trHeight w:val="67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numPr>
                <w:ilvl w:val="0"/>
                <w:numId w:val="19"/>
              </w:numPr>
              <w:spacing w:line="240" w:lineRule="auto"/>
              <w:rPr>
                <w:color w:val="434343"/>
              </w:rPr>
            </w:pPr>
            <w:r w:rsidDel="00000000" w:rsidR="00000000" w:rsidRPr="00000000">
              <w:rPr>
                <w:color w:val="434343"/>
                <w:rtl w:val="0"/>
              </w:rPr>
              <w:t xml:space="preserve">El sistema registra la solicitud de NGB</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numPr>
                <w:ilvl w:val="0"/>
                <w:numId w:val="19"/>
              </w:numPr>
              <w:spacing w:line="240" w:lineRule="auto"/>
              <w:rPr>
                <w:color w:val="434343"/>
              </w:rPr>
            </w:pPr>
            <w:r w:rsidDel="00000000" w:rsidR="00000000" w:rsidRPr="00000000">
              <w:rPr>
                <w:color w:val="434343"/>
                <w:rtl w:val="0"/>
              </w:rPr>
              <w:t xml:space="preserve">El sistema envía notificación de solicitud a líder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b w:val="1"/>
                <w:color w:val="434343"/>
              </w:rPr>
            </w:pPr>
            <w:r w:rsidDel="00000000" w:rsidR="00000000" w:rsidRPr="00000000">
              <w:rPr>
                <w:rtl w:val="0"/>
              </w:rPr>
            </w:r>
          </w:p>
        </w:tc>
      </w:tr>
    </w:tbl>
    <w:p w:rsidR="00000000" w:rsidDel="00000000" w:rsidP="00000000" w:rsidRDefault="00000000" w:rsidRPr="00000000" w14:paraId="00000300">
      <w:pPr>
        <w:rPr>
          <w:b w:val="1"/>
          <w:color w:val="434343"/>
        </w:rPr>
      </w:pPr>
      <w:r w:rsidDel="00000000" w:rsidR="00000000" w:rsidRPr="00000000">
        <w:rPr>
          <w:rtl w:val="0"/>
        </w:rPr>
      </w:r>
    </w:p>
    <w:p w:rsidR="00000000" w:rsidDel="00000000" w:rsidP="00000000" w:rsidRDefault="00000000" w:rsidRPr="00000000" w14:paraId="00000301">
      <w:pPr>
        <w:rPr>
          <w:b w:val="1"/>
          <w:color w:val="434343"/>
        </w:rPr>
      </w:pPr>
      <w:r w:rsidDel="00000000" w:rsidR="00000000" w:rsidRPr="00000000">
        <w:rPr>
          <w:b w:val="1"/>
          <w:color w:val="434343"/>
          <w:rtl w:val="0"/>
        </w:rPr>
        <w:t xml:space="preserve">Diagrama</w:t>
      </w:r>
    </w:p>
    <w:p w:rsidR="00000000" w:rsidDel="00000000" w:rsidP="00000000" w:rsidRDefault="00000000" w:rsidRPr="00000000" w14:paraId="00000302">
      <w:pPr>
        <w:rPr>
          <w:b w:val="1"/>
          <w:color w:val="434343"/>
        </w:rPr>
      </w:pPr>
      <w:r w:rsidDel="00000000" w:rsidR="00000000" w:rsidRPr="00000000">
        <w:rPr>
          <w:rtl w:val="0"/>
        </w:rPr>
      </w:r>
    </w:p>
    <w:p w:rsidR="00000000" w:rsidDel="00000000" w:rsidP="00000000" w:rsidRDefault="00000000" w:rsidRPr="00000000" w14:paraId="00000303">
      <w:pPr>
        <w:rPr>
          <w:b w:val="1"/>
          <w:color w:val="434343"/>
        </w:rPr>
      </w:pPr>
      <w:r w:rsidDel="00000000" w:rsidR="00000000" w:rsidRPr="00000000">
        <w:rPr>
          <w:rtl w:val="0"/>
        </w:rPr>
      </w:r>
    </w:p>
    <w:p w:rsidR="00000000" w:rsidDel="00000000" w:rsidP="00000000" w:rsidRDefault="00000000" w:rsidRPr="00000000" w14:paraId="00000304">
      <w:pPr>
        <w:numPr>
          <w:ilvl w:val="0"/>
          <w:numId w:val="27"/>
        </w:numPr>
        <w:spacing w:line="360" w:lineRule="auto"/>
        <w:ind w:left="720" w:hanging="360"/>
        <w:rPr>
          <w:b w:val="1"/>
          <w:color w:val="434343"/>
        </w:rPr>
      </w:pPr>
      <w:r w:rsidDel="00000000" w:rsidR="00000000" w:rsidRPr="00000000">
        <w:rPr>
          <w:b w:val="1"/>
          <w:color w:val="434343"/>
          <w:rtl w:val="0"/>
        </w:rPr>
        <w:t xml:space="preserve">Caso de Uso: Registrar status de solicitud de Natgas Block</w:t>
      </w:r>
      <w:r w:rsidDel="00000000" w:rsidR="00000000" w:rsidRPr="00000000">
        <w:rPr>
          <w:rtl w:val="0"/>
        </w:rPr>
      </w:r>
    </w:p>
    <w:p w:rsidR="00000000" w:rsidDel="00000000" w:rsidP="00000000" w:rsidRDefault="00000000" w:rsidRPr="00000000" w14:paraId="00000305">
      <w:pPr>
        <w:rPr>
          <w:b w:val="1"/>
          <w:color w:val="434343"/>
        </w:rPr>
      </w:pPr>
      <w:r w:rsidDel="00000000" w:rsidR="00000000" w:rsidRPr="00000000">
        <w:rPr>
          <w:b w:val="1"/>
          <w:color w:val="434343"/>
          <w:rtl w:val="0"/>
        </w:rPr>
        <w:t xml:space="preserve">Descripción del caso de uso</w:t>
      </w:r>
    </w:p>
    <w:p w:rsidR="00000000" w:rsidDel="00000000" w:rsidP="00000000" w:rsidRDefault="00000000" w:rsidRPr="00000000" w14:paraId="00000306">
      <w:pPr>
        <w:spacing w:after="240" w:before="240" w:line="240" w:lineRule="auto"/>
        <w:rPr>
          <w:color w:val="434343"/>
          <w:highlight w:val="yellow"/>
        </w:rPr>
      </w:pPr>
      <w:r w:rsidDel="00000000" w:rsidR="00000000" w:rsidRPr="00000000">
        <w:rPr>
          <w:b w:val="1"/>
          <w:color w:val="434343"/>
          <w:rtl w:val="0"/>
        </w:rPr>
        <w:t xml:space="preserve">Número:</w:t>
      </w:r>
      <w:r w:rsidDel="00000000" w:rsidR="00000000" w:rsidRPr="00000000">
        <w:rPr>
          <w:color w:val="434343"/>
          <w:rtl w:val="0"/>
        </w:rPr>
        <w:t xml:space="preserve"> CU09</w:t>
      </w:r>
      <w:r w:rsidDel="00000000" w:rsidR="00000000" w:rsidRPr="00000000">
        <w:rPr>
          <w:rtl w:val="0"/>
        </w:rPr>
      </w:r>
    </w:p>
    <w:p w:rsidR="00000000" w:rsidDel="00000000" w:rsidP="00000000" w:rsidRDefault="00000000" w:rsidRPr="00000000" w14:paraId="00000307">
      <w:pPr>
        <w:spacing w:after="240" w:before="240" w:line="240" w:lineRule="auto"/>
        <w:rPr>
          <w:color w:val="434343"/>
        </w:rPr>
      </w:pPr>
      <w:r w:rsidDel="00000000" w:rsidR="00000000" w:rsidRPr="00000000">
        <w:rPr>
          <w:b w:val="1"/>
          <w:color w:val="434343"/>
          <w:rtl w:val="0"/>
        </w:rPr>
        <w:t xml:space="preserve">Nombre de Caso de Uso:</w:t>
      </w:r>
      <w:r w:rsidDel="00000000" w:rsidR="00000000" w:rsidRPr="00000000">
        <w:rPr>
          <w:color w:val="434343"/>
          <w:rtl w:val="0"/>
        </w:rPr>
        <w:t xml:space="preserve"> Registrar status de solicitud de Natgas Block</w:t>
      </w:r>
    </w:p>
    <w:p w:rsidR="00000000" w:rsidDel="00000000" w:rsidP="00000000" w:rsidRDefault="00000000" w:rsidRPr="00000000" w14:paraId="00000308">
      <w:pPr>
        <w:spacing w:after="240" w:before="240" w:line="240" w:lineRule="auto"/>
        <w:rPr>
          <w:color w:val="434343"/>
        </w:rPr>
      </w:pPr>
      <w:r w:rsidDel="00000000" w:rsidR="00000000" w:rsidRPr="00000000">
        <w:rPr>
          <w:b w:val="1"/>
          <w:color w:val="434343"/>
          <w:rtl w:val="0"/>
        </w:rPr>
        <w:t xml:space="preserve">Descripción:</w:t>
      </w:r>
      <w:r w:rsidDel="00000000" w:rsidR="00000000" w:rsidRPr="00000000">
        <w:rPr>
          <w:color w:val="434343"/>
          <w:rtl w:val="0"/>
        </w:rPr>
        <w:t xml:space="preserve"> Esta función le permite al líder registrar el estatus de la solicitud de Natgas Block</w:t>
      </w:r>
    </w:p>
    <w:p w:rsidR="00000000" w:rsidDel="00000000" w:rsidP="00000000" w:rsidRDefault="00000000" w:rsidRPr="00000000" w14:paraId="00000309">
      <w:pPr>
        <w:spacing w:after="240" w:before="240" w:line="240" w:lineRule="auto"/>
        <w:rPr>
          <w:color w:val="434343"/>
        </w:rPr>
      </w:pPr>
      <w:r w:rsidDel="00000000" w:rsidR="00000000" w:rsidRPr="00000000">
        <w:rPr>
          <w:b w:val="1"/>
          <w:color w:val="434343"/>
          <w:rtl w:val="0"/>
        </w:rPr>
        <w:t xml:space="preserve">Actor: </w:t>
      </w:r>
      <w:r w:rsidDel="00000000" w:rsidR="00000000" w:rsidRPr="00000000">
        <w:rPr>
          <w:color w:val="434343"/>
          <w:rtl w:val="0"/>
        </w:rPr>
        <w:t xml:space="preserve">Líder</w:t>
      </w:r>
    </w:p>
    <w:p w:rsidR="00000000" w:rsidDel="00000000" w:rsidP="00000000" w:rsidRDefault="00000000" w:rsidRPr="00000000" w14:paraId="0000030A">
      <w:pPr>
        <w:spacing w:after="240" w:before="240" w:line="240" w:lineRule="auto"/>
        <w:rPr>
          <w:color w:val="434343"/>
        </w:rPr>
      </w:pPr>
      <w:r w:rsidDel="00000000" w:rsidR="00000000" w:rsidRPr="00000000">
        <w:rPr>
          <w:b w:val="1"/>
          <w:color w:val="434343"/>
          <w:rtl w:val="0"/>
        </w:rPr>
        <w:t xml:space="preserve">Puntos de extensión:</w:t>
      </w:r>
      <w:r w:rsidDel="00000000" w:rsidR="00000000" w:rsidRPr="00000000">
        <w:rPr>
          <w:color w:val="434343"/>
          <w:rtl w:val="0"/>
        </w:rPr>
        <w:t xml:space="preserve"> No tiene</w:t>
      </w:r>
    </w:p>
    <w:p w:rsidR="00000000" w:rsidDel="00000000" w:rsidP="00000000" w:rsidRDefault="00000000" w:rsidRPr="00000000" w14:paraId="0000030B">
      <w:pPr>
        <w:spacing w:after="240" w:line="240" w:lineRule="auto"/>
        <w:rPr>
          <w:color w:val="434343"/>
        </w:rPr>
      </w:pPr>
      <w:r w:rsidDel="00000000" w:rsidR="00000000" w:rsidRPr="00000000">
        <w:rPr>
          <w:b w:val="1"/>
          <w:color w:val="434343"/>
          <w:rtl w:val="0"/>
        </w:rPr>
        <w:t xml:space="preserve">Requerimientos Especiales:</w:t>
      </w:r>
      <w:r w:rsidDel="00000000" w:rsidR="00000000" w:rsidRPr="00000000">
        <w:rPr>
          <w:rtl w:val="0"/>
        </w:rPr>
      </w:r>
    </w:p>
    <w:p w:rsidR="00000000" w:rsidDel="00000000" w:rsidP="00000000" w:rsidRDefault="00000000" w:rsidRPr="00000000" w14:paraId="0000030C">
      <w:pPr>
        <w:spacing w:line="240" w:lineRule="auto"/>
        <w:ind w:left="360"/>
        <w:rPr>
          <w:color w:val="434343"/>
        </w:rPr>
      </w:pPr>
      <w:r w:rsidDel="00000000" w:rsidR="00000000" w:rsidRPr="00000000">
        <w:rPr>
          <w:color w:val="434343"/>
          <w:rtl w:val="0"/>
        </w:rPr>
        <w:t xml:space="preserve">·         Rendimiento:</w:t>
      </w:r>
    </w:p>
    <w:p w:rsidR="00000000" w:rsidDel="00000000" w:rsidP="00000000" w:rsidRDefault="00000000" w:rsidRPr="00000000" w14:paraId="0000030D">
      <w:pPr>
        <w:spacing w:line="240" w:lineRule="auto"/>
        <w:ind w:left="850.3937007874017" w:hanging="283.4645669291342"/>
        <w:rPr>
          <w:color w:val="434343"/>
        </w:rPr>
      </w:pPr>
      <w:r w:rsidDel="00000000" w:rsidR="00000000" w:rsidRPr="00000000">
        <w:rPr>
          <w:color w:val="434343"/>
          <w:rtl w:val="0"/>
        </w:rPr>
        <w:t xml:space="preserve">o   El tiempo para registrar la solicitud de Natgas block no debe de exceder los 2 segundos</w:t>
      </w:r>
    </w:p>
    <w:p w:rsidR="00000000" w:rsidDel="00000000" w:rsidP="00000000" w:rsidRDefault="00000000" w:rsidRPr="00000000" w14:paraId="0000030E">
      <w:pPr>
        <w:spacing w:after="240" w:before="240" w:line="240" w:lineRule="auto"/>
        <w:rPr>
          <w:color w:val="434343"/>
        </w:rPr>
      </w:pPr>
      <w:r w:rsidDel="00000000" w:rsidR="00000000" w:rsidRPr="00000000">
        <w:rPr>
          <w:b w:val="1"/>
          <w:color w:val="434343"/>
          <w:rtl w:val="0"/>
        </w:rPr>
        <w:t xml:space="preserve">Pre-Condiciones</w:t>
      </w:r>
      <w:r w:rsidDel="00000000" w:rsidR="00000000" w:rsidRPr="00000000">
        <w:rPr>
          <w:b w:val="1"/>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30F">
      <w:pPr>
        <w:numPr>
          <w:ilvl w:val="0"/>
          <w:numId w:val="11"/>
        </w:numPr>
        <w:spacing w:after="0" w:afterAutospacing="0" w:before="240" w:line="240" w:lineRule="auto"/>
        <w:ind w:left="850.3937007874017" w:hanging="283.4645669291342"/>
        <w:rPr>
          <w:color w:val="434343"/>
        </w:rPr>
      </w:pPr>
      <w:r w:rsidDel="00000000" w:rsidR="00000000" w:rsidRPr="00000000">
        <w:rPr>
          <w:color w:val="434343"/>
          <w:rtl w:val="0"/>
        </w:rPr>
        <w:t xml:space="preserve">El usuario debe de estar autenticado como líder</w:t>
      </w:r>
    </w:p>
    <w:p w:rsidR="00000000" w:rsidDel="00000000" w:rsidP="00000000" w:rsidRDefault="00000000" w:rsidRPr="00000000" w14:paraId="00000310">
      <w:pPr>
        <w:numPr>
          <w:ilvl w:val="0"/>
          <w:numId w:val="11"/>
        </w:numPr>
        <w:spacing w:after="240" w:before="0" w:beforeAutospacing="0" w:line="240" w:lineRule="auto"/>
        <w:ind w:left="850.3937007874017" w:hanging="283.4645669291342"/>
        <w:rPr>
          <w:color w:val="434343"/>
        </w:rPr>
      </w:pPr>
      <w:r w:rsidDel="00000000" w:rsidR="00000000" w:rsidRPr="00000000">
        <w:rPr>
          <w:color w:val="434343"/>
          <w:rtl w:val="0"/>
        </w:rPr>
        <w:t xml:space="preserve">El sistema debe de tener registradas solicitudes de Natgas block</w:t>
      </w:r>
    </w:p>
    <w:p w:rsidR="00000000" w:rsidDel="00000000" w:rsidP="00000000" w:rsidRDefault="00000000" w:rsidRPr="00000000" w14:paraId="00000311">
      <w:pPr>
        <w:spacing w:after="240" w:before="240" w:line="240" w:lineRule="auto"/>
        <w:rPr>
          <w:color w:val="434343"/>
        </w:rPr>
      </w:pPr>
      <w:r w:rsidDel="00000000" w:rsidR="00000000" w:rsidRPr="00000000">
        <w:rPr>
          <w:b w:val="1"/>
          <w:color w:val="434343"/>
          <w:rtl w:val="0"/>
        </w:rPr>
        <w:t xml:space="preserve">Post-Condiciones</w:t>
      </w:r>
      <w:r w:rsidDel="00000000" w:rsidR="00000000" w:rsidRPr="00000000">
        <w:rPr>
          <w:color w:val="434343"/>
          <w:rtl w:val="0"/>
        </w:rPr>
        <w:t xml:space="preserve">: </w:t>
      </w:r>
    </w:p>
    <w:p w:rsidR="00000000" w:rsidDel="00000000" w:rsidP="00000000" w:rsidRDefault="00000000" w:rsidRPr="00000000" w14:paraId="00000312">
      <w:pPr>
        <w:numPr>
          <w:ilvl w:val="0"/>
          <w:numId w:val="11"/>
        </w:numPr>
        <w:spacing w:after="0" w:afterAutospacing="0" w:before="240" w:line="240" w:lineRule="auto"/>
        <w:ind w:left="850.3937007874017" w:hanging="283.4645669291342"/>
        <w:rPr>
          <w:color w:val="434343"/>
        </w:rPr>
      </w:pPr>
      <w:r w:rsidDel="00000000" w:rsidR="00000000" w:rsidRPr="00000000">
        <w:rPr>
          <w:color w:val="434343"/>
          <w:rtl w:val="0"/>
        </w:rPr>
        <w:t xml:space="preserve">El sistema registra el estatus de la solicitud de Natgas Block</w:t>
      </w:r>
    </w:p>
    <w:p w:rsidR="00000000" w:rsidDel="00000000" w:rsidP="00000000" w:rsidRDefault="00000000" w:rsidRPr="00000000" w14:paraId="00000313">
      <w:pPr>
        <w:numPr>
          <w:ilvl w:val="0"/>
          <w:numId w:val="11"/>
        </w:numPr>
        <w:spacing w:after="240" w:before="0" w:beforeAutospacing="0" w:line="240" w:lineRule="auto"/>
        <w:ind w:left="850.3937007874017" w:hanging="283.4645669291342"/>
        <w:rPr>
          <w:color w:val="434343"/>
          <w:u w:val="none"/>
        </w:rPr>
      </w:pPr>
      <w:r w:rsidDel="00000000" w:rsidR="00000000" w:rsidRPr="00000000">
        <w:rPr>
          <w:color w:val="434343"/>
          <w:rtl w:val="0"/>
        </w:rPr>
        <w:t xml:space="preserve">El sistema envía como notificación la solicitud de Natgas Block al administrador</w:t>
      </w:r>
    </w:p>
    <w:tbl>
      <w:tblPr>
        <w:tblStyle w:val="Table1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190"/>
        <w:tblGridChange w:id="0">
          <w:tblGrid>
            <w:gridCol w:w="3810"/>
            <w:gridCol w:w="519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b w:val="1"/>
                <w:color w:val="434343"/>
              </w:rPr>
            </w:pPr>
            <w:r w:rsidDel="00000000" w:rsidR="00000000" w:rsidRPr="00000000">
              <w:rPr>
                <w:b w:val="1"/>
                <w:color w:val="434343"/>
                <w:rtl w:val="0"/>
              </w:rPr>
              <w:t xml:space="preserve">Flujo de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b w:val="1"/>
                <w:color w:val="434343"/>
              </w:rPr>
            </w:pPr>
            <w:r w:rsidDel="00000000" w:rsidR="00000000" w:rsidRPr="00000000">
              <w:rPr>
                <w:b w:val="1"/>
                <w:color w:val="434343"/>
                <w:rtl w:val="0"/>
              </w:rPr>
              <w:t xml:space="preserve">Curso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b w:val="1"/>
                <w:color w:val="434343"/>
              </w:rPr>
            </w:pPr>
            <w:r w:rsidDel="00000000" w:rsidR="00000000" w:rsidRPr="00000000">
              <w:rPr>
                <w:b w:val="1"/>
                <w:color w:val="434343"/>
                <w:rtl w:val="0"/>
              </w:rPr>
              <w:t xml:space="preserve">Alternativas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numPr>
                <w:ilvl w:val="0"/>
                <w:numId w:val="24"/>
              </w:numPr>
              <w:spacing w:line="240" w:lineRule="auto"/>
              <w:rPr>
                <w:color w:val="434343"/>
              </w:rPr>
            </w:pPr>
            <w:r w:rsidDel="00000000" w:rsidR="00000000" w:rsidRPr="00000000">
              <w:rPr>
                <w:color w:val="434343"/>
                <w:rtl w:val="0"/>
              </w:rPr>
              <w:t xml:space="preserve">El usuario selecciona la opción de solicitudes de Natgas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numPr>
                <w:ilvl w:val="0"/>
                <w:numId w:val="24"/>
              </w:numPr>
              <w:spacing w:line="240" w:lineRule="auto"/>
              <w:rPr>
                <w:color w:val="434343"/>
              </w:rPr>
            </w:pPr>
            <w:r w:rsidDel="00000000" w:rsidR="00000000" w:rsidRPr="00000000">
              <w:rPr>
                <w:color w:val="434343"/>
                <w:rtl w:val="0"/>
              </w:rPr>
              <w:t xml:space="preserve">El sistema genera interfaz con las solicitudes de Natgas Block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numPr>
                <w:ilvl w:val="0"/>
                <w:numId w:val="24"/>
              </w:numPr>
              <w:spacing w:line="240" w:lineRule="auto"/>
              <w:rPr>
                <w:color w:val="434343"/>
              </w:rPr>
            </w:pPr>
            <w:r w:rsidDel="00000000" w:rsidR="00000000" w:rsidRPr="00000000">
              <w:rPr>
                <w:color w:val="434343"/>
                <w:rtl w:val="0"/>
              </w:rPr>
              <w:t xml:space="preserve">El usuario selecciona el estatus de la solicitud de Natgas Block (aceptar/rechazar)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numPr>
                <w:ilvl w:val="0"/>
                <w:numId w:val="24"/>
              </w:numPr>
              <w:spacing w:line="240" w:lineRule="auto"/>
              <w:rPr>
                <w:color w:val="434343"/>
              </w:rPr>
            </w:pPr>
            <w:r w:rsidDel="00000000" w:rsidR="00000000" w:rsidRPr="00000000">
              <w:rPr>
                <w:color w:val="434343"/>
                <w:rtl w:val="0"/>
              </w:rPr>
              <w:t xml:space="preserve">El usuario escribe una nota de la solicitud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b w:val="1"/>
                <w:color w:val="434343"/>
              </w:rPr>
            </w:pPr>
            <w:r w:rsidDel="00000000" w:rsidR="00000000" w:rsidRPr="00000000">
              <w:rPr>
                <w:rtl w:val="0"/>
              </w:rPr>
            </w:r>
          </w:p>
        </w:tc>
      </w:tr>
      <w:tr>
        <w:trPr>
          <w:cantSplit w:val="0"/>
          <w:trHeight w:val="67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numPr>
                <w:ilvl w:val="0"/>
                <w:numId w:val="24"/>
              </w:numPr>
              <w:spacing w:line="240" w:lineRule="auto"/>
              <w:rPr>
                <w:color w:val="434343"/>
              </w:rPr>
            </w:pPr>
            <w:r w:rsidDel="00000000" w:rsidR="00000000" w:rsidRPr="00000000">
              <w:rPr>
                <w:color w:val="434343"/>
                <w:rtl w:val="0"/>
              </w:rPr>
              <w:t xml:space="preserve">El sistema registra el estatus de solicitud de Natgas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numPr>
                <w:ilvl w:val="0"/>
                <w:numId w:val="24"/>
              </w:numPr>
              <w:spacing w:line="240" w:lineRule="auto"/>
              <w:rPr>
                <w:color w:val="434343"/>
              </w:rPr>
            </w:pPr>
            <w:r w:rsidDel="00000000" w:rsidR="00000000" w:rsidRPr="00000000">
              <w:rPr>
                <w:color w:val="434343"/>
                <w:rtl w:val="0"/>
              </w:rPr>
              <w:t xml:space="preserve">El sistema envía notificación del estatus de la solicitud de Natgas Block al operador y al líder.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b w:val="1"/>
                <w:color w:val="434343"/>
              </w:rPr>
            </w:pPr>
            <w:r w:rsidDel="00000000" w:rsidR="00000000" w:rsidRPr="00000000">
              <w:rPr>
                <w:rtl w:val="0"/>
              </w:rPr>
            </w:r>
          </w:p>
        </w:tc>
      </w:tr>
    </w:tbl>
    <w:p w:rsidR="00000000" w:rsidDel="00000000" w:rsidP="00000000" w:rsidRDefault="00000000" w:rsidRPr="00000000" w14:paraId="00000324">
      <w:pPr>
        <w:rPr>
          <w:b w:val="1"/>
          <w:color w:val="434343"/>
        </w:rPr>
      </w:pPr>
      <w:r w:rsidDel="00000000" w:rsidR="00000000" w:rsidRPr="00000000">
        <w:rPr>
          <w:rtl w:val="0"/>
        </w:rPr>
      </w:r>
    </w:p>
    <w:p w:rsidR="00000000" w:rsidDel="00000000" w:rsidP="00000000" w:rsidRDefault="00000000" w:rsidRPr="00000000" w14:paraId="00000325">
      <w:pPr>
        <w:numPr>
          <w:ilvl w:val="0"/>
          <w:numId w:val="27"/>
        </w:numPr>
        <w:spacing w:line="360" w:lineRule="auto"/>
        <w:ind w:left="720" w:hanging="360"/>
        <w:rPr>
          <w:b w:val="1"/>
          <w:color w:val="434343"/>
        </w:rPr>
      </w:pPr>
      <w:r w:rsidDel="00000000" w:rsidR="00000000" w:rsidRPr="00000000">
        <w:rPr>
          <w:b w:val="1"/>
          <w:color w:val="434343"/>
          <w:rtl w:val="0"/>
        </w:rPr>
        <w:t xml:space="preserve">Caso de Uso: Eliminar solicitud de Natgas Blocks</w:t>
      </w:r>
    </w:p>
    <w:p w:rsidR="00000000" w:rsidDel="00000000" w:rsidP="00000000" w:rsidRDefault="00000000" w:rsidRPr="00000000" w14:paraId="00000326">
      <w:pPr>
        <w:rPr>
          <w:b w:val="1"/>
          <w:color w:val="434343"/>
        </w:rPr>
      </w:pPr>
      <w:r w:rsidDel="00000000" w:rsidR="00000000" w:rsidRPr="00000000">
        <w:rPr>
          <w:b w:val="1"/>
          <w:color w:val="434343"/>
          <w:rtl w:val="0"/>
        </w:rPr>
        <w:t xml:space="preserve">Descripción del caso de uso</w:t>
      </w:r>
    </w:p>
    <w:p w:rsidR="00000000" w:rsidDel="00000000" w:rsidP="00000000" w:rsidRDefault="00000000" w:rsidRPr="00000000" w14:paraId="00000327">
      <w:pPr>
        <w:spacing w:after="240" w:before="240" w:line="240" w:lineRule="auto"/>
        <w:rPr>
          <w:color w:val="434343"/>
          <w:highlight w:val="yellow"/>
        </w:rPr>
      </w:pPr>
      <w:r w:rsidDel="00000000" w:rsidR="00000000" w:rsidRPr="00000000">
        <w:rPr>
          <w:b w:val="1"/>
          <w:color w:val="434343"/>
          <w:rtl w:val="0"/>
        </w:rPr>
        <w:t xml:space="preserve">Número:</w:t>
      </w:r>
      <w:r w:rsidDel="00000000" w:rsidR="00000000" w:rsidRPr="00000000">
        <w:rPr>
          <w:color w:val="434343"/>
          <w:rtl w:val="0"/>
        </w:rPr>
        <w:t xml:space="preserve"> CU10</w:t>
      </w:r>
      <w:r w:rsidDel="00000000" w:rsidR="00000000" w:rsidRPr="00000000">
        <w:rPr>
          <w:rtl w:val="0"/>
        </w:rPr>
      </w:r>
    </w:p>
    <w:p w:rsidR="00000000" w:rsidDel="00000000" w:rsidP="00000000" w:rsidRDefault="00000000" w:rsidRPr="00000000" w14:paraId="00000328">
      <w:pPr>
        <w:spacing w:after="240" w:before="240" w:line="240" w:lineRule="auto"/>
        <w:rPr>
          <w:color w:val="434343"/>
        </w:rPr>
      </w:pPr>
      <w:r w:rsidDel="00000000" w:rsidR="00000000" w:rsidRPr="00000000">
        <w:rPr>
          <w:b w:val="1"/>
          <w:color w:val="434343"/>
          <w:rtl w:val="0"/>
        </w:rPr>
        <w:t xml:space="preserve">Nombre de Caso de Uso:</w:t>
      </w:r>
      <w:r w:rsidDel="00000000" w:rsidR="00000000" w:rsidRPr="00000000">
        <w:rPr>
          <w:color w:val="434343"/>
          <w:rtl w:val="0"/>
        </w:rPr>
        <w:t xml:space="preserve"> Eliminar solicitud de Natgas Blocks</w:t>
      </w:r>
    </w:p>
    <w:p w:rsidR="00000000" w:rsidDel="00000000" w:rsidP="00000000" w:rsidRDefault="00000000" w:rsidRPr="00000000" w14:paraId="00000329">
      <w:pPr>
        <w:spacing w:after="240" w:before="240" w:line="240" w:lineRule="auto"/>
        <w:rPr>
          <w:color w:val="434343"/>
        </w:rPr>
      </w:pPr>
      <w:r w:rsidDel="00000000" w:rsidR="00000000" w:rsidRPr="00000000">
        <w:rPr>
          <w:b w:val="1"/>
          <w:color w:val="434343"/>
          <w:rtl w:val="0"/>
        </w:rPr>
        <w:t xml:space="preserve">Descripción:</w:t>
      </w:r>
      <w:r w:rsidDel="00000000" w:rsidR="00000000" w:rsidRPr="00000000">
        <w:rPr>
          <w:color w:val="434343"/>
          <w:rtl w:val="0"/>
        </w:rPr>
        <w:t xml:space="preserve"> Esta función le permite líder y al operador registrar el estatus de la solicitud de Natgas Block</w:t>
      </w:r>
    </w:p>
    <w:p w:rsidR="00000000" w:rsidDel="00000000" w:rsidP="00000000" w:rsidRDefault="00000000" w:rsidRPr="00000000" w14:paraId="0000032A">
      <w:pPr>
        <w:spacing w:after="240" w:before="240" w:line="240" w:lineRule="auto"/>
        <w:rPr>
          <w:color w:val="434343"/>
        </w:rPr>
      </w:pPr>
      <w:r w:rsidDel="00000000" w:rsidR="00000000" w:rsidRPr="00000000">
        <w:rPr>
          <w:b w:val="1"/>
          <w:color w:val="434343"/>
          <w:rtl w:val="0"/>
        </w:rPr>
        <w:t xml:space="preserve">Actor: </w:t>
      </w:r>
      <w:r w:rsidDel="00000000" w:rsidR="00000000" w:rsidRPr="00000000">
        <w:rPr>
          <w:color w:val="434343"/>
          <w:rtl w:val="0"/>
        </w:rPr>
        <w:t xml:space="preserve">Líder y Operador</w:t>
      </w:r>
    </w:p>
    <w:p w:rsidR="00000000" w:rsidDel="00000000" w:rsidP="00000000" w:rsidRDefault="00000000" w:rsidRPr="00000000" w14:paraId="0000032B">
      <w:pPr>
        <w:spacing w:after="240" w:before="240" w:line="240" w:lineRule="auto"/>
        <w:rPr>
          <w:color w:val="434343"/>
        </w:rPr>
      </w:pPr>
      <w:r w:rsidDel="00000000" w:rsidR="00000000" w:rsidRPr="00000000">
        <w:rPr>
          <w:b w:val="1"/>
          <w:color w:val="434343"/>
          <w:rtl w:val="0"/>
        </w:rPr>
        <w:t xml:space="preserve">Puntos de extensión:</w:t>
      </w:r>
      <w:r w:rsidDel="00000000" w:rsidR="00000000" w:rsidRPr="00000000">
        <w:rPr>
          <w:color w:val="434343"/>
          <w:rtl w:val="0"/>
        </w:rPr>
        <w:t xml:space="preserve"> No tiene</w:t>
      </w:r>
    </w:p>
    <w:p w:rsidR="00000000" w:rsidDel="00000000" w:rsidP="00000000" w:rsidRDefault="00000000" w:rsidRPr="00000000" w14:paraId="0000032C">
      <w:pPr>
        <w:spacing w:after="240" w:line="240" w:lineRule="auto"/>
        <w:rPr>
          <w:color w:val="434343"/>
        </w:rPr>
      </w:pPr>
      <w:r w:rsidDel="00000000" w:rsidR="00000000" w:rsidRPr="00000000">
        <w:rPr>
          <w:b w:val="1"/>
          <w:color w:val="434343"/>
          <w:rtl w:val="0"/>
        </w:rPr>
        <w:t xml:space="preserve">Requerimientos Especiales:</w:t>
      </w:r>
      <w:r w:rsidDel="00000000" w:rsidR="00000000" w:rsidRPr="00000000">
        <w:rPr>
          <w:rtl w:val="0"/>
        </w:rPr>
      </w:r>
    </w:p>
    <w:p w:rsidR="00000000" w:rsidDel="00000000" w:rsidP="00000000" w:rsidRDefault="00000000" w:rsidRPr="00000000" w14:paraId="0000032D">
      <w:pPr>
        <w:spacing w:line="240" w:lineRule="auto"/>
        <w:ind w:left="360"/>
        <w:rPr>
          <w:color w:val="434343"/>
        </w:rPr>
      </w:pPr>
      <w:r w:rsidDel="00000000" w:rsidR="00000000" w:rsidRPr="00000000">
        <w:rPr>
          <w:color w:val="434343"/>
          <w:rtl w:val="0"/>
        </w:rPr>
        <w:t xml:space="preserve">·         Rendimiento:</w:t>
      </w:r>
    </w:p>
    <w:p w:rsidR="00000000" w:rsidDel="00000000" w:rsidP="00000000" w:rsidRDefault="00000000" w:rsidRPr="00000000" w14:paraId="0000032E">
      <w:pPr>
        <w:spacing w:line="240" w:lineRule="auto"/>
        <w:ind w:left="850.3937007874017" w:hanging="283.4645669291342"/>
        <w:rPr>
          <w:color w:val="434343"/>
        </w:rPr>
      </w:pPr>
      <w:r w:rsidDel="00000000" w:rsidR="00000000" w:rsidRPr="00000000">
        <w:rPr>
          <w:color w:val="434343"/>
          <w:rtl w:val="0"/>
        </w:rPr>
        <w:t xml:space="preserve">o   El tiempo para registrar la solicitud de Natgas block no debe de exceder los 2 segundos</w:t>
      </w:r>
    </w:p>
    <w:p w:rsidR="00000000" w:rsidDel="00000000" w:rsidP="00000000" w:rsidRDefault="00000000" w:rsidRPr="00000000" w14:paraId="0000032F">
      <w:pPr>
        <w:spacing w:after="240" w:before="240" w:line="240" w:lineRule="auto"/>
        <w:rPr>
          <w:color w:val="434343"/>
        </w:rPr>
      </w:pPr>
      <w:r w:rsidDel="00000000" w:rsidR="00000000" w:rsidRPr="00000000">
        <w:rPr>
          <w:b w:val="1"/>
          <w:color w:val="434343"/>
          <w:rtl w:val="0"/>
        </w:rPr>
        <w:t xml:space="preserve">Pre-Condiciones</w:t>
      </w:r>
      <w:r w:rsidDel="00000000" w:rsidR="00000000" w:rsidRPr="00000000">
        <w:rPr>
          <w:b w:val="1"/>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330">
      <w:pPr>
        <w:numPr>
          <w:ilvl w:val="0"/>
          <w:numId w:val="11"/>
        </w:numPr>
        <w:spacing w:after="0" w:afterAutospacing="0" w:before="240" w:line="240" w:lineRule="auto"/>
        <w:ind w:left="850.3937007874017" w:hanging="283.4645669291342"/>
        <w:rPr>
          <w:color w:val="434343"/>
        </w:rPr>
      </w:pPr>
      <w:r w:rsidDel="00000000" w:rsidR="00000000" w:rsidRPr="00000000">
        <w:rPr>
          <w:color w:val="434343"/>
          <w:rtl w:val="0"/>
        </w:rPr>
        <w:t xml:space="preserve">El usuario debe de estar autenticado como líder</w:t>
      </w:r>
    </w:p>
    <w:p w:rsidR="00000000" w:rsidDel="00000000" w:rsidP="00000000" w:rsidRDefault="00000000" w:rsidRPr="00000000" w14:paraId="00000331">
      <w:pPr>
        <w:numPr>
          <w:ilvl w:val="0"/>
          <w:numId w:val="11"/>
        </w:numPr>
        <w:spacing w:after="240" w:before="0" w:beforeAutospacing="0" w:line="240" w:lineRule="auto"/>
        <w:ind w:left="850.3937007874017" w:hanging="283.4645669291342"/>
        <w:rPr>
          <w:color w:val="434343"/>
        </w:rPr>
      </w:pPr>
      <w:r w:rsidDel="00000000" w:rsidR="00000000" w:rsidRPr="00000000">
        <w:rPr>
          <w:color w:val="434343"/>
          <w:rtl w:val="0"/>
        </w:rPr>
        <w:t xml:space="preserve">El usuario debe de tener una solicitud de Natgas Block sin status</w:t>
      </w:r>
    </w:p>
    <w:p w:rsidR="00000000" w:rsidDel="00000000" w:rsidP="00000000" w:rsidRDefault="00000000" w:rsidRPr="00000000" w14:paraId="00000332">
      <w:pPr>
        <w:spacing w:after="240" w:before="240" w:line="240" w:lineRule="auto"/>
        <w:rPr>
          <w:color w:val="434343"/>
        </w:rPr>
      </w:pPr>
      <w:r w:rsidDel="00000000" w:rsidR="00000000" w:rsidRPr="00000000">
        <w:rPr>
          <w:b w:val="1"/>
          <w:color w:val="434343"/>
          <w:rtl w:val="0"/>
        </w:rPr>
        <w:t xml:space="preserve">Post-Condiciones</w:t>
      </w:r>
      <w:r w:rsidDel="00000000" w:rsidR="00000000" w:rsidRPr="00000000">
        <w:rPr>
          <w:color w:val="434343"/>
          <w:rtl w:val="0"/>
        </w:rPr>
        <w:t xml:space="preserve">: </w:t>
      </w:r>
    </w:p>
    <w:p w:rsidR="00000000" w:rsidDel="00000000" w:rsidP="00000000" w:rsidRDefault="00000000" w:rsidRPr="00000000" w14:paraId="00000333">
      <w:pPr>
        <w:numPr>
          <w:ilvl w:val="0"/>
          <w:numId w:val="11"/>
        </w:numPr>
        <w:spacing w:after="0" w:afterAutospacing="0" w:before="240" w:line="240" w:lineRule="auto"/>
        <w:ind w:left="850.3937007874017" w:hanging="283.4645669291342"/>
        <w:rPr>
          <w:color w:val="434343"/>
        </w:rPr>
      </w:pPr>
      <w:r w:rsidDel="00000000" w:rsidR="00000000" w:rsidRPr="00000000">
        <w:rPr>
          <w:color w:val="434343"/>
          <w:rtl w:val="0"/>
        </w:rPr>
        <w:t xml:space="preserve">El sistema elimina el registro de la solicitud de Natgas block</w:t>
      </w:r>
    </w:p>
    <w:p w:rsidR="00000000" w:rsidDel="00000000" w:rsidP="00000000" w:rsidRDefault="00000000" w:rsidRPr="00000000" w14:paraId="00000334">
      <w:pPr>
        <w:numPr>
          <w:ilvl w:val="0"/>
          <w:numId w:val="11"/>
        </w:numPr>
        <w:spacing w:after="240" w:before="0" w:beforeAutospacing="0" w:line="240" w:lineRule="auto"/>
        <w:ind w:left="850.3937007874017" w:hanging="283.4645669291342"/>
        <w:rPr>
          <w:color w:val="434343"/>
        </w:rPr>
      </w:pPr>
      <w:r w:rsidDel="00000000" w:rsidR="00000000" w:rsidRPr="00000000">
        <w:rPr>
          <w:color w:val="434343"/>
          <w:rtl w:val="0"/>
        </w:rPr>
        <w:t xml:space="preserve">El sistema notifica al líder del operador que la solicitud ha sido eliminada</w:t>
      </w:r>
    </w:p>
    <w:tbl>
      <w:tblPr>
        <w:tblStyle w:val="Table1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190"/>
        <w:tblGridChange w:id="0">
          <w:tblGrid>
            <w:gridCol w:w="3810"/>
            <w:gridCol w:w="519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b w:val="1"/>
                <w:color w:val="434343"/>
              </w:rPr>
            </w:pPr>
            <w:r w:rsidDel="00000000" w:rsidR="00000000" w:rsidRPr="00000000">
              <w:rPr>
                <w:b w:val="1"/>
                <w:color w:val="434343"/>
                <w:rtl w:val="0"/>
              </w:rPr>
              <w:t xml:space="preserve">Flujo de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b w:val="1"/>
                <w:color w:val="434343"/>
              </w:rPr>
            </w:pPr>
            <w:r w:rsidDel="00000000" w:rsidR="00000000" w:rsidRPr="00000000">
              <w:rPr>
                <w:b w:val="1"/>
                <w:color w:val="434343"/>
                <w:rtl w:val="0"/>
              </w:rPr>
              <w:t xml:space="preserve">Curso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b w:val="1"/>
                <w:color w:val="434343"/>
              </w:rPr>
            </w:pPr>
            <w:r w:rsidDel="00000000" w:rsidR="00000000" w:rsidRPr="00000000">
              <w:rPr>
                <w:b w:val="1"/>
                <w:color w:val="434343"/>
                <w:rtl w:val="0"/>
              </w:rPr>
              <w:t xml:space="preserve">Alternativas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numPr>
                <w:ilvl w:val="0"/>
                <w:numId w:val="6"/>
              </w:numPr>
              <w:spacing w:line="240" w:lineRule="auto"/>
              <w:rPr>
                <w:color w:val="434343"/>
              </w:rPr>
            </w:pPr>
            <w:r w:rsidDel="00000000" w:rsidR="00000000" w:rsidRPr="00000000">
              <w:rPr>
                <w:color w:val="434343"/>
                <w:rtl w:val="0"/>
              </w:rPr>
              <w:t xml:space="preserve">El usuario selecciona la opción de eliminar Natgas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numPr>
                <w:ilvl w:val="0"/>
                <w:numId w:val="6"/>
              </w:numPr>
              <w:spacing w:line="240" w:lineRule="auto"/>
              <w:rPr>
                <w:color w:val="434343"/>
              </w:rPr>
            </w:pPr>
            <w:r w:rsidDel="00000000" w:rsidR="00000000" w:rsidRPr="00000000">
              <w:rPr>
                <w:color w:val="434343"/>
                <w:rtl w:val="0"/>
              </w:rPr>
              <w:t xml:space="preserve">El sistema consulta la tabla de solicitudes de Natgas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numPr>
                <w:ilvl w:val="0"/>
                <w:numId w:val="6"/>
              </w:numPr>
              <w:spacing w:line="240" w:lineRule="auto"/>
              <w:rPr>
                <w:color w:val="434343"/>
              </w:rPr>
            </w:pPr>
            <w:r w:rsidDel="00000000" w:rsidR="00000000" w:rsidRPr="00000000">
              <w:rPr>
                <w:color w:val="434343"/>
                <w:rtl w:val="0"/>
              </w:rPr>
              <w:t xml:space="preserve">El sistema elimina la solicitud de Natgas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numPr>
                <w:ilvl w:val="0"/>
                <w:numId w:val="6"/>
              </w:numPr>
              <w:spacing w:line="240" w:lineRule="auto"/>
              <w:rPr>
                <w:color w:val="434343"/>
              </w:rPr>
            </w:pPr>
            <w:r w:rsidDel="00000000" w:rsidR="00000000" w:rsidRPr="00000000">
              <w:rPr>
                <w:color w:val="434343"/>
                <w:rtl w:val="0"/>
              </w:rPr>
              <w:t xml:space="preserve">El sistema despliega mensaje “La solicitud de Natgas block ha sido eliminada”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b w:val="1"/>
                <w:color w:val="434343"/>
              </w:rPr>
            </w:pPr>
            <w:r w:rsidDel="00000000" w:rsidR="00000000" w:rsidRPr="00000000">
              <w:rPr>
                <w:rtl w:val="0"/>
              </w:rPr>
            </w:r>
          </w:p>
        </w:tc>
      </w:tr>
      <w:tr>
        <w:trPr>
          <w:cantSplit w:val="0"/>
          <w:trHeight w:val="67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numPr>
                <w:ilvl w:val="0"/>
                <w:numId w:val="6"/>
              </w:numPr>
              <w:spacing w:line="240" w:lineRule="auto"/>
              <w:rPr>
                <w:color w:val="434343"/>
              </w:rPr>
            </w:pPr>
            <w:r w:rsidDel="00000000" w:rsidR="00000000" w:rsidRPr="00000000">
              <w:rPr>
                <w:color w:val="434343"/>
                <w:rtl w:val="0"/>
              </w:rPr>
              <w:t xml:space="preserve">El sistema notifica al líder del empleado con mensaje “Solicitud de Natgas Block de ‘nombre de persona’ ha sido eliminada”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color w:val="434343"/>
              </w:rPr>
            </w:pPr>
            <w:r w:rsidDel="00000000" w:rsidR="00000000" w:rsidRPr="00000000">
              <w:rPr>
                <w:rtl w:val="0"/>
              </w:rPr>
            </w:r>
          </w:p>
        </w:tc>
      </w:tr>
    </w:tbl>
    <w:p w:rsidR="00000000" w:rsidDel="00000000" w:rsidP="00000000" w:rsidRDefault="00000000" w:rsidRPr="00000000" w14:paraId="00000343">
      <w:pPr>
        <w:rPr>
          <w:b w:val="1"/>
          <w:color w:val="434343"/>
        </w:rPr>
      </w:pPr>
      <w:r w:rsidDel="00000000" w:rsidR="00000000" w:rsidRPr="00000000">
        <w:rPr>
          <w:rtl w:val="0"/>
        </w:rPr>
      </w:r>
    </w:p>
    <w:p w:rsidR="00000000" w:rsidDel="00000000" w:rsidP="00000000" w:rsidRDefault="00000000" w:rsidRPr="00000000" w14:paraId="00000344">
      <w:pPr>
        <w:spacing w:line="360" w:lineRule="auto"/>
        <w:rPr>
          <w:b w:val="1"/>
          <w:color w:val="434343"/>
        </w:rPr>
      </w:pPr>
      <w:r w:rsidDel="00000000" w:rsidR="00000000" w:rsidRPr="00000000">
        <w:rPr>
          <w:b w:val="1"/>
          <w:color w:val="434343"/>
          <w:rtl w:val="0"/>
        </w:rPr>
        <w:t xml:space="preserve">Diagrama</w:t>
      </w:r>
    </w:p>
    <w:p w:rsidR="00000000" w:rsidDel="00000000" w:rsidP="00000000" w:rsidRDefault="00000000" w:rsidRPr="00000000" w14:paraId="00000345">
      <w:pPr>
        <w:spacing w:line="360" w:lineRule="auto"/>
        <w:rPr>
          <w:b w:val="1"/>
          <w:color w:val="434343"/>
        </w:rPr>
      </w:pPr>
      <w:r w:rsidDel="00000000" w:rsidR="00000000" w:rsidRPr="00000000">
        <w:rPr>
          <w:rtl w:val="0"/>
        </w:rPr>
      </w:r>
    </w:p>
    <w:p w:rsidR="00000000" w:rsidDel="00000000" w:rsidP="00000000" w:rsidRDefault="00000000" w:rsidRPr="00000000" w14:paraId="00000346">
      <w:pPr>
        <w:numPr>
          <w:ilvl w:val="0"/>
          <w:numId w:val="27"/>
        </w:numPr>
        <w:spacing w:line="360" w:lineRule="auto"/>
        <w:ind w:left="720" w:hanging="360"/>
        <w:rPr>
          <w:b w:val="1"/>
          <w:color w:val="434343"/>
        </w:rPr>
      </w:pPr>
      <w:r w:rsidDel="00000000" w:rsidR="00000000" w:rsidRPr="00000000">
        <w:rPr>
          <w:b w:val="1"/>
          <w:color w:val="434343"/>
          <w:rtl w:val="0"/>
        </w:rPr>
        <w:t xml:space="preserve">Caso de Uso: Consultar status de solicitud de Natgas Block</w:t>
      </w:r>
    </w:p>
    <w:p w:rsidR="00000000" w:rsidDel="00000000" w:rsidP="00000000" w:rsidRDefault="00000000" w:rsidRPr="00000000" w14:paraId="00000347">
      <w:pPr>
        <w:rPr>
          <w:b w:val="1"/>
          <w:color w:val="434343"/>
        </w:rPr>
      </w:pPr>
      <w:r w:rsidDel="00000000" w:rsidR="00000000" w:rsidRPr="00000000">
        <w:rPr>
          <w:b w:val="1"/>
          <w:color w:val="434343"/>
          <w:rtl w:val="0"/>
        </w:rPr>
        <w:t xml:space="preserve">Descripción del caso de uso</w:t>
      </w:r>
    </w:p>
    <w:p w:rsidR="00000000" w:rsidDel="00000000" w:rsidP="00000000" w:rsidRDefault="00000000" w:rsidRPr="00000000" w14:paraId="00000348">
      <w:pPr>
        <w:spacing w:after="240" w:before="240" w:line="240" w:lineRule="auto"/>
        <w:rPr>
          <w:color w:val="434343"/>
          <w:highlight w:val="yellow"/>
        </w:rPr>
      </w:pPr>
      <w:r w:rsidDel="00000000" w:rsidR="00000000" w:rsidRPr="00000000">
        <w:rPr>
          <w:b w:val="1"/>
          <w:color w:val="434343"/>
          <w:rtl w:val="0"/>
        </w:rPr>
        <w:t xml:space="preserve">Número:</w:t>
      </w:r>
      <w:r w:rsidDel="00000000" w:rsidR="00000000" w:rsidRPr="00000000">
        <w:rPr>
          <w:color w:val="434343"/>
          <w:rtl w:val="0"/>
        </w:rPr>
        <w:t xml:space="preserve"> CU11</w:t>
      </w:r>
      <w:r w:rsidDel="00000000" w:rsidR="00000000" w:rsidRPr="00000000">
        <w:rPr>
          <w:rtl w:val="0"/>
        </w:rPr>
      </w:r>
    </w:p>
    <w:p w:rsidR="00000000" w:rsidDel="00000000" w:rsidP="00000000" w:rsidRDefault="00000000" w:rsidRPr="00000000" w14:paraId="00000349">
      <w:pPr>
        <w:spacing w:after="240" w:before="240" w:line="240" w:lineRule="auto"/>
        <w:rPr>
          <w:color w:val="434343"/>
        </w:rPr>
      </w:pPr>
      <w:r w:rsidDel="00000000" w:rsidR="00000000" w:rsidRPr="00000000">
        <w:rPr>
          <w:b w:val="1"/>
          <w:color w:val="434343"/>
          <w:rtl w:val="0"/>
        </w:rPr>
        <w:t xml:space="preserve">Nombre de Caso de Uso:</w:t>
      </w:r>
      <w:r w:rsidDel="00000000" w:rsidR="00000000" w:rsidRPr="00000000">
        <w:rPr>
          <w:color w:val="434343"/>
          <w:rtl w:val="0"/>
        </w:rPr>
        <w:t xml:space="preserve"> Consultar status de solicitud de Natgas Block</w:t>
      </w:r>
    </w:p>
    <w:p w:rsidR="00000000" w:rsidDel="00000000" w:rsidP="00000000" w:rsidRDefault="00000000" w:rsidRPr="00000000" w14:paraId="0000034A">
      <w:pPr>
        <w:spacing w:after="240" w:before="240" w:line="240" w:lineRule="auto"/>
        <w:rPr>
          <w:color w:val="434343"/>
        </w:rPr>
      </w:pPr>
      <w:r w:rsidDel="00000000" w:rsidR="00000000" w:rsidRPr="00000000">
        <w:rPr>
          <w:b w:val="1"/>
          <w:color w:val="434343"/>
          <w:rtl w:val="0"/>
        </w:rPr>
        <w:t xml:space="preserve">Descripción:</w:t>
      </w:r>
      <w:r w:rsidDel="00000000" w:rsidR="00000000" w:rsidRPr="00000000">
        <w:rPr>
          <w:color w:val="434343"/>
          <w:rtl w:val="0"/>
        </w:rPr>
        <w:t xml:space="preserve"> Esta función le permite líder, operador y administrador consultar el status de Natgas Block</w:t>
      </w:r>
    </w:p>
    <w:p w:rsidR="00000000" w:rsidDel="00000000" w:rsidP="00000000" w:rsidRDefault="00000000" w:rsidRPr="00000000" w14:paraId="0000034B">
      <w:pPr>
        <w:spacing w:after="240" w:before="240" w:line="240" w:lineRule="auto"/>
        <w:rPr>
          <w:color w:val="434343"/>
        </w:rPr>
      </w:pPr>
      <w:r w:rsidDel="00000000" w:rsidR="00000000" w:rsidRPr="00000000">
        <w:rPr>
          <w:b w:val="1"/>
          <w:color w:val="434343"/>
          <w:rtl w:val="0"/>
        </w:rPr>
        <w:t xml:space="preserve">Actor: </w:t>
      </w:r>
      <w:r w:rsidDel="00000000" w:rsidR="00000000" w:rsidRPr="00000000">
        <w:rPr>
          <w:color w:val="434343"/>
          <w:rtl w:val="0"/>
        </w:rPr>
        <w:t xml:space="preserve">Líder, Operador, Administrador</w:t>
      </w:r>
    </w:p>
    <w:p w:rsidR="00000000" w:rsidDel="00000000" w:rsidP="00000000" w:rsidRDefault="00000000" w:rsidRPr="00000000" w14:paraId="0000034C">
      <w:pPr>
        <w:spacing w:after="240" w:before="240" w:line="240" w:lineRule="auto"/>
        <w:rPr>
          <w:color w:val="434343"/>
        </w:rPr>
      </w:pPr>
      <w:r w:rsidDel="00000000" w:rsidR="00000000" w:rsidRPr="00000000">
        <w:rPr>
          <w:b w:val="1"/>
          <w:color w:val="434343"/>
          <w:rtl w:val="0"/>
        </w:rPr>
        <w:t xml:space="preserve">Puntos de extensión:</w:t>
      </w:r>
      <w:r w:rsidDel="00000000" w:rsidR="00000000" w:rsidRPr="00000000">
        <w:rPr>
          <w:color w:val="434343"/>
          <w:rtl w:val="0"/>
        </w:rPr>
        <w:t xml:space="preserve"> No tiene</w:t>
      </w:r>
    </w:p>
    <w:p w:rsidR="00000000" w:rsidDel="00000000" w:rsidP="00000000" w:rsidRDefault="00000000" w:rsidRPr="00000000" w14:paraId="0000034D">
      <w:pPr>
        <w:spacing w:after="240" w:line="240" w:lineRule="auto"/>
        <w:rPr>
          <w:color w:val="434343"/>
        </w:rPr>
      </w:pPr>
      <w:r w:rsidDel="00000000" w:rsidR="00000000" w:rsidRPr="00000000">
        <w:rPr>
          <w:b w:val="1"/>
          <w:color w:val="434343"/>
          <w:rtl w:val="0"/>
        </w:rPr>
        <w:t xml:space="preserve">Requerimientos Especiales:</w:t>
      </w:r>
      <w:r w:rsidDel="00000000" w:rsidR="00000000" w:rsidRPr="00000000">
        <w:rPr>
          <w:rtl w:val="0"/>
        </w:rPr>
      </w:r>
    </w:p>
    <w:p w:rsidR="00000000" w:rsidDel="00000000" w:rsidP="00000000" w:rsidRDefault="00000000" w:rsidRPr="00000000" w14:paraId="0000034E">
      <w:pPr>
        <w:spacing w:line="240" w:lineRule="auto"/>
        <w:ind w:left="360"/>
        <w:rPr>
          <w:color w:val="434343"/>
        </w:rPr>
      </w:pPr>
      <w:r w:rsidDel="00000000" w:rsidR="00000000" w:rsidRPr="00000000">
        <w:rPr>
          <w:color w:val="434343"/>
          <w:rtl w:val="0"/>
        </w:rPr>
        <w:t xml:space="preserve">·         Rendimiento:</w:t>
      </w:r>
    </w:p>
    <w:p w:rsidR="00000000" w:rsidDel="00000000" w:rsidP="00000000" w:rsidRDefault="00000000" w:rsidRPr="00000000" w14:paraId="0000034F">
      <w:pPr>
        <w:spacing w:line="240" w:lineRule="auto"/>
        <w:ind w:left="850.3937007874017" w:hanging="283.4645669291342"/>
        <w:rPr>
          <w:color w:val="434343"/>
        </w:rPr>
      </w:pPr>
      <w:r w:rsidDel="00000000" w:rsidR="00000000" w:rsidRPr="00000000">
        <w:rPr>
          <w:color w:val="434343"/>
          <w:rtl w:val="0"/>
        </w:rPr>
        <w:t xml:space="preserve">o   El tiempo para registrar la solicitud de Natgas block no debe de exceder los 2 segundos</w:t>
      </w:r>
    </w:p>
    <w:p w:rsidR="00000000" w:rsidDel="00000000" w:rsidP="00000000" w:rsidRDefault="00000000" w:rsidRPr="00000000" w14:paraId="00000350">
      <w:pPr>
        <w:spacing w:after="240" w:before="240" w:line="240" w:lineRule="auto"/>
        <w:rPr>
          <w:color w:val="434343"/>
        </w:rPr>
      </w:pPr>
      <w:r w:rsidDel="00000000" w:rsidR="00000000" w:rsidRPr="00000000">
        <w:rPr>
          <w:b w:val="1"/>
          <w:color w:val="434343"/>
          <w:rtl w:val="0"/>
        </w:rPr>
        <w:t xml:space="preserve">Pre-Condiciones</w:t>
      </w:r>
      <w:r w:rsidDel="00000000" w:rsidR="00000000" w:rsidRPr="00000000">
        <w:rPr>
          <w:b w:val="1"/>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351">
      <w:pPr>
        <w:numPr>
          <w:ilvl w:val="0"/>
          <w:numId w:val="11"/>
        </w:numPr>
        <w:spacing w:after="0" w:afterAutospacing="0" w:before="240" w:line="240" w:lineRule="auto"/>
        <w:ind w:left="850.3937007874017" w:hanging="283.4645669291342"/>
        <w:rPr>
          <w:color w:val="434343"/>
        </w:rPr>
      </w:pPr>
      <w:r w:rsidDel="00000000" w:rsidR="00000000" w:rsidRPr="00000000">
        <w:rPr>
          <w:color w:val="434343"/>
          <w:rtl w:val="0"/>
        </w:rPr>
        <w:t xml:space="preserve">El usuario debe de estar registrado en el sistema con un puesto diferente a promotor y jefe de turno</w:t>
      </w:r>
    </w:p>
    <w:p w:rsidR="00000000" w:rsidDel="00000000" w:rsidP="00000000" w:rsidRDefault="00000000" w:rsidRPr="00000000" w14:paraId="00000352">
      <w:pPr>
        <w:numPr>
          <w:ilvl w:val="0"/>
          <w:numId w:val="11"/>
        </w:numPr>
        <w:spacing w:after="240" w:before="0" w:beforeAutospacing="0" w:line="240" w:lineRule="auto"/>
        <w:ind w:left="850.3937007874017" w:hanging="283.4645669291342"/>
        <w:rPr>
          <w:color w:val="434343"/>
        </w:rPr>
      </w:pPr>
      <w:r w:rsidDel="00000000" w:rsidR="00000000" w:rsidRPr="00000000">
        <w:rPr>
          <w:color w:val="434343"/>
          <w:rtl w:val="0"/>
        </w:rPr>
        <w:t xml:space="preserve">El sistema debe de tener solicitudes de Natgas Block con status</w:t>
      </w:r>
    </w:p>
    <w:p w:rsidR="00000000" w:rsidDel="00000000" w:rsidP="00000000" w:rsidRDefault="00000000" w:rsidRPr="00000000" w14:paraId="00000353">
      <w:pPr>
        <w:spacing w:after="240" w:before="240" w:line="240" w:lineRule="auto"/>
        <w:rPr>
          <w:color w:val="434343"/>
        </w:rPr>
      </w:pPr>
      <w:r w:rsidDel="00000000" w:rsidR="00000000" w:rsidRPr="00000000">
        <w:rPr>
          <w:b w:val="1"/>
          <w:color w:val="434343"/>
          <w:rtl w:val="0"/>
        </w:rPr>
        <w:t xml:space="preserve">Post-Condiciones</w:t>
      </w:r>
      <w:r w:rsidDel="00000000" w:rsidR="00000000" w:rsidRPr="00000000">
        <w:rPr>
          <w:color w:val="434343"/>
          <w:rtl w:val="0"/>
        </w:rPr>
        <w:t xml:space="preserve">: </w:t>
      </w:r>
    </w:p>
    <w:p w:rsidR="00000000" w:rsidDel="00000000" w:rsidP="00000000" w:rsidRDefault="00000000" w:rsidRPr="00000000" w14:paraId="00000354">
      <w:pPr>
        <w:numPr>
          <w:ilvl w:val="0"/>
          <w:numId w:val="11"/>
        </w:numPr>
        <w:spacing w:after="240" w:before="240" w:line="240" w:lineRule="auto"/>
        <w:ind w:left="850.3937007874017" w:hanging="283.4645669291342"/>
        <w:rPr>
          <w:color w:val="434343"/>
        </w:rPr>
      </w:pPr>
      <w:r w:rsidDel="00000000" w:rsidR="00000000" w:rsidRPr="00000000">
        <w:rPr>
          <w:color w:val="434343"/>
          <w:rtl w:val="0"/>
        </w:rPr>
        <w:t xml:space="preserve">El sistema despliega interfaz con las solicitudes de Natgas Block</w:t>
      </w:r>
    </w:p>
    <w:tbl>
      <w:tblPr>
        <w:tblStyle w:val="Table1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190"/>
        <w:tblGridChange w:id="0">
          <w:tblGrid>
            <w:gridCol w:w="3810"/>
            <w:gridCol w:w="519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b w:val="1"/>
                <w:color w:val="434343"/>
              </w:rPr>
            </w:pPr>
            <w:r w:rsidDel="00000000" w:rsidR="00000000" w:rsidRPr="00000000">
              <w:rPr>
                <w:b w:val="1"/>
                <w:color w:val="434343"/>
                <w:rtl w:val="0"/>
              </w:rPr>
              <w:t xml:space="preserve">Flujo de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b w:val="1"/>
                <w:color w:val="434343"/>
              </w:rPr>
            </w:pPr>
            <w:r w:rsidDel="00000000" w:rsidR="00000000" w:rsidRPr="00000000">
              <w:rPr>
                <w:b w:val="1"/>
                <w:color w:val="434343"/>
                <w:rtl w:val="0"/>
              </w:rPr>
              <w:t xml:space="preserve">Curso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b w:val="1"/>
                <w:color w:val="434343"/>
              </w:rPr>
            </w:pPr>
            <w:r w:rsidDel="00000000" w:rsidR="00000000" w:rsidRPr="00000000">
              <w:rPr>
                <w:b w:val="1"/>
                <w:color w:val="434343"/>
                <w:rtl w:val="0"/>
              </w:rPr>
              <w:t xml:space="preserve">Alternativas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numPr>
                <w:ilvl w:val="0"/>
                <w:numId w:val="15"/>
              </w:numPr>
              <w:spacing w:line="240" w:lineRule="auto"/>
              <w:rPr>
                <w:color w:val="434343"/>
              </w:rPr>
            </w:pPr>
            <w:r w:rsidDel="00000000" w:rsidR="00000000" w:rsidRPr="00000000">
              <w:rPr>
                <w:color w:val="434343"/>
                <w:rtl w:val="0"/>
              </w:rPr>
              <w:t xml:space="preserve">El usuario selecciona la opción de consultar solicitudes de natgas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numPr>
                <w:ilvl w:val="0"/>
                <w:numId w:val="15"/>
              </w:numPr>
              <w:spacing w:line="240" w:lineRule="auto"/>
              <w:rPr>
                <w:color w:val="434343"/>
              </w:rPr>
            </w:pPr>
            <w:r w:rsidDel="00000000" w:rsidR="00000000" w:rsidRPr="00000000">
              <w:rPr>
                <w:color w:val="434343"/>
                <w:rtl w:val="0"/>
              </w:rPr>
              <w:t xml:space="preserve">El sistema consulta la tabla de solicitudes de Natgas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numPr>
                <w:ilvl w:val="0"/>
                <w:numId w:val="15"/>
              </w:numPr>
              <w:spacing w:line="240" w:lineRule="auto"/>
              <w:rPr>
                <w:color w:val="434343"/>
              </w:rPr>
            </w:pPr>
            <w:r w:rsidDel="00000000" w:rsidR="00000000" w:rsidRPr="00000000">
              <w:rPr>
                <w:color w:val="434343"/>
                <w:rtl w:val="0"/>
              </w:rPr>
              <w:t xml:space="preserve">El sistema despliega la tabla de las solicitudes de Natgas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b w:val="1"/>
                <w:color w:val="434343"/>
              </w:rPr>
            </w:pPr>
            <w:r w:rsidDel="00000000" w:rsidR="00000000" w:rsidRPr="00000000">
              <w:rPr>
                <w:rtl w:val="0"/>
              </w:rPr>
            </w:r>
          </w:p>
        </w:tc>
      </w:tr>
    </w:tbl>
    <w:p w:rsidR="00000000" w:rsidDel="00000000" w:rsidP="00000000" w:rsidRDefault="00000000" w:rsidRPr="00000000" w14:paraId="0000035F">
      <w:pPr>
        <w:rPr>
          <w:b w:val="1"/>
          <w:color w:val="434343"/>
        </w:rPr>
      </w:pPr>
      <w:r w:rsidDel="00000000" w:rsidR="00000000" w:rsidRPr="00000000">
        <w:rPr>
          <w:rtl w:val="0"/>
        </w:rPr>
      </w:r>
    </w:p>
    <w:p w:rsidR="00000000" w:rsidDel="00000000" w:rsidP="00000000" w:rsidRDefault="00000000" w:rsidRPr="00000000" w14:paraId="00000360">
      <w:pPr>
        <w:spacing w:line="360" w:lineRule="auto"/>
        <w:rPr>
          <w:b w:val="1"/>
          <w:color w:val="434343"/>
        </w:rPr>
      </w:pPr>
      <w:r w:rsidDel="00000000" w:rsidR="00000000" w:rsidRPr="00000000">
        <w:rPr>
          <w:b w:val="1"/>
          <w:color w:val="434343"/>
          <w:rtl w:val="0"/>
        </w:rPr>
        <w:t xml:space="preserve">Diagrama</w:t>
      </w:r>
    </w:p>
    <w:p w:rsidR="00000000" w:rsidDel="00000000" w:rsidP="00000000" w:rsidRDefault="00000000" w:rsidRPr="00000000" w14:paraId="00000361">
      <w:pPr>
        <w:spacing w:line="360" w:lineRule="auto"/>
        <w:rPr>
          <w:b w:val="1"/>
          <w:color w:val="434343"/>
        </w:rPr>
      </w:pPr>
      <w:r w:rsidDel="00000000" w:rsidR="00000000" w:rsidRPr="00000000">
        <w:rPr>
          <w:rtl w:val="0"/>
        </w:rPr>
      </w:r>
    </w:p>
    <w:p w:rsidR="00000000" w:rsidDel="00000000" w:rsidP="00000000" w:rsidRDefault="00000000" w:rsidRPr="00000000" w14:paraId="00000362">
      <w:pPr>
        <w:spacing w:line="360" w:lineRule="auto"/>
        <w:jc w:val="left"/>
        <w:rPr>
          <w:b w:val="1"/>
          <w:color w:val="434343"/>
        </w:rPr>
      </w:pPr>
      <w:r w:rsidDel="00000000" w:rsidR="00000000" w:rsidRPr="00000000">
        <w:rPr>
          <w:b w:val="1"/>
          <w:color w:val="434343"/>
          <w:rtl w:val="0"/>
        </w:rPr>
        <w:t xml:space="preserve">Reglas de negocio</w:t>
      </w:r>
    </w:p>
    <w:p w:rsidR="00000000" w:rsidDel="00000000" w:rsidP="00000000" w:rsidRDefault="00000000" w:rsidRPr="00000000" w14:paraId="00000363">
      <w:pPr>
        <w:spacing w:line="360" w:lineRule="auto"/>
        <w:jc w:val="left"/>
        <w:rPr>
          <w:b w:val="1"/>
          <w:color w:val="43434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4">
      <w:pPr>
        <w:spacing w:line="360" w:lineRule="auto"/>
        <w:jc w:val="left"/>
        <w:rPr>
          <w:b w:val="1"/>
          <w:color w:val="434343"/>
        </w:rPr>
      </w:pPr>
      <w:r w:rsidDel="00000000" w:rsidR="00000000" w:rsidRPr="00000000">
        <w:rPr>
          <w:b w:val="1"/>
          <w:color w:val="434343"/>
          <w:rtl w:val="0"/>
        </w:rPr>
        <w:t xml:space="preserve">NatGas Blocks</w:t>
      </w:r>
    </w:p>
    <w:p w:rsidR="00000000" w:rsidDel="00000000" w:rsidP="00000000" w:rsidRDefault="00000000" w:rsidRPr="00000000" w14:paraId="00000365">
      <w:pPr>
        <w:numPr>
          <w:ilvl w:val="0"/>
          <w:numId w:val="1"/>
        </w:numPr>
        <w:spacing w:line="360" w:lineRule="auto"/>
        <w:ind w:left="720" w:hanging="360"/>
        <w:rPr>
          <w:color w:val="434343"/>
        </w:rPr>
      </w:pPr>
      <w:r w:rsidDel="00000000" w:rsidR="00000000" w:rsidRPr="00000000">
        <w:rPr>
          <w:color w:val="434343"/>
          <w:rtl w:val="0"/>
        </w:rPr>
        <w:t xml:space="preserve">Los Natgas Blocks se reinicia a 5 el primero de enero de cada año.</w:t>
      </w:r>
    </w:p>
    <w:p w:rsidR="00000000" w:rsidDel="00000000" w:rsidP="00000000" w:rsidRDefault="00000000" w:rsidRPr="00000000" w14:paraId="00000366">
      <w:pPr>
        <w:numPr>
          <w:ilvl w:val="0"/>
          <w:numId w:val="1"/>
        </w:numPr>
        <w:spacing w:line="360" w:lineRule="auto"/>
        <w:ind w:left="720" w:hanging="360"/>
        <w:rPr>
          <w:color w:val="434343"/>
        </w:rPr>
      </w:pPr>
      <w:r w:rsidDel="00000000" w:rsidR="00000000" w:rsidRPr="00000000">
        <w:rPr>
          <w:color w:val="434343"/>
          <w:rtl w:val="0"/>
        </w:rPr>
        <w:t xml:space="preserve">Solo es posible pedir un NatGas Block por mes.</w:t>
      </w:r>
    </w:p>
    <w:p w:rsidR="00000000" w:rsidDel="00000000" w:rsidP="00000000" w:rsidRDefault="00000000" w:rsidRPr="00000000" w14:paraId="00000367">
      <w:pPr>
        <w:numPr>
          <w:ilvl w:val="0"/>
          <w:numId w:val="1"/>
        </w:numPr>
        <w:spacing w:line="360" w:lineRule="auto"/>
        <w:ind w:left="720" w:hanging="360"/>
        <w:rPr>
          <w:color w:val="434343"/>
        </w:rPr>
      </w:pPr>
      <w:r w:rsidDel="00000000" w:rsidR="00000000" w:rsidRPr="00000000">
        <w:rPr>
          <w:color w:val="434343"/>
          <w:rtl w:val="0"/>
        </w:rPr>
        <w:t xml:space="preserve">Solo se tienen 5 NatGas Blocks por empleado.</w:t>
      </w:r>
    </w:p>
    <w:p w:rsidR="00000000" w:rsidDel="00000000" w:rsidP="00000000" w:rsidRDefault="00000000" w:rsidRPr="00000000" w14:paraId="00000368">
      <w:pPr>
        <w:spacing w:line="360" w:lineRule="auto"/>
        <w:rPr>
          <w:b w:val="1"/>
          <w:color w:val="434343"/>
        </w:rPr>
      </w:pPr>
      <w:r w:rsidDel="00000000" w:rsidR="00000000" w:rsidRPr="00000000">
        <w:rPr>
          <w:b w:val="1"/>
          <w:color w:val="434343"/>
          <w:rtl w:val="0"/>
        </w:rPr>
        <w:t xml:space="preserve">Vacaciones</w:t>
      </w:r>
    </w:p>
    <w:p w:rsidR="00000000" w:rsidDel="00000000" w:rsidP="00000000" w:rsidRDefault="00000000" w:rsidRPr="00000000" w14:paraId="00000369">
      <w:pPr>
        <w:numPr>
          <w:ilvl w:val="0"/>
          <w:numId w:val="1"/>
        </w:numPr>
        <w:spacing w:line="360" w:lineRule="auto"/>
        <w:ind w:left="720" w:hanging="360"/>
        <w:rPr>
          <w:color w:val="434343"/>
        </w:rPr>
      </w:pPr>
      <w:r w:rsidDel="00000000" w:rsidR="00000000" w:rsidRPr="00000000">
        <w:rPr>
          <w:color w:val="434343"/>
          <w:rtl w:val="0"/>
        </w:rPr>
        <w:t xml:space="preserve">Las vacaciones tienen vigencia de un año a partir de la fecha de ingreso.</w:t>
      </w:r>
    </w:p>
    <w:p w:rsidR="00000000" w:rsidDel="00000000" w:rsidP="00000000" w:rsidRDefault="00000000" w:rsidRPr="00000000" w14:paraId="0000036A">
      <w:pPr>
        <w:numPr>
          <w:ilvl w:val="0"/>
          <w:numId w:val="1"/>
        </w:numPr>
        <w:spacing w:line="360" w:lineRule="auto"/>
        <w:ind w:left="720" w:hanging="360"/>
        <w:rPr>
          <w:color w:val="434343"/>
        </w:rPr>
      </w:pPr>
      <w:r w:rsidDel="00000000" w:rsidR="00000000" w:rsidRPr="00000000">
        <w:rPr>
          <w:color w:val="434343"/>
          <w:rtl w:val="0"/>
        </w:rPr>
        <w:t xml:space="preserve">Cada empleado inicia con 8 días de vacaciones.</w:t>
      </w:r>
    </w:p>
    <w:p w:rsidR="00000000" w:rsidDel="00000000" w:rsidP="00000000" w:rsidRDefault="00000000" w:rsidRPr="00000000" w14:paraId="0000036B">
      <w:pPr>
        <w:numPr>
          <w:ilvl w:val="0"/>
          <w:numId w:val="1"/>
        </w:numPr>
        <w:spacing w:line="360" w:lineRule="auto"/>
        <w:ind w:left="720" w:hanging="360"/>
        <w:rPr>
          <w:color w:val="434343"/>
        </w:rPr>
      </w:pPr>
      <w:r w:rsidDel="00000000" w:rsidR="00000000" w:rsidRPr="00000000">
        <w:rPr>
          <w:color w:val="434343"/>
          <w:rtl w:val="0"/>
        </w:rPr>
        <w:t xml:space="preserve">Cada año que permanezcan en la empresa aumenta 2 días de vacaciones</w:t>
      </w:r>
      <w:r w:rsidDel="00000000" w:rsidR="00000000" w:rsidRPr="00000000">
        <w:rPr>
          <w:color w:val="434343"/>
          <w:rtl w:val="0"/>
        </w:rPr>
        <w:t xml:space="preserve"> hasta llegar al máximo de 20 días.</w:t>
      </w:r>
    </w:p>
    <w:p w:rsidR="00000000" w:rsidDel="00000000" w:rsidP="00000000" w:rsidRDefault="00000000" w:rsidRPr="00000000" w14:paraId="0000036C">
      <w:pPr>
        <w:numPr>
          <w:ilvl w:val="0"/>
          <w:numId w:val="1"/>
        </w:numPr>
        <w:spacing w:line="360" w:lineRule="auto"/>
        <w:ind w:left="720" w:hanging="360"/>
        <w:rPr>
          <w:color w:val="434343"/>
        </w:rPr>
      </w:pPr>
      <w:r w:rsidDel="00000000" w:rsidR="00000000" w:rsidRPr="00000000">
        <w:rPr>
          <w:color w:val="434343"/>
          <w:rtl w:val="0"/>
        </w:rPr>
        <w:t xml:space="preserve">El líder del empleado que solicite vacaciones/NatGas Blocks se reserva el derecho a aceptar o rechazar la solicitud de acuerdo a los criterios establecidos, para posteriormente notificar al departamento de recursos humanos. </w:t>
      </w:r>
    </w:p>
    <w:p w:rsidR="00000000" w:rsidDel="00000000" w:rsidP="00000000" w:rsidRDefault="00000000" w:rsidRPr="00000000" w14:paraId="0000036D">
      <w:pPr>
        <w:spacing w:line="360" w:lineRule="auto"/>
        <w:rPr>
          <w:color w:val="434343"/>
        </w:rPr>
      </w:pPr>
      <w:r w:rsidDel="00000000" w:rsidR="00000000" w:rsidRPr="00000000">
        <w:rPr>
          <w:b w:val="1"/>
          <w:color w:val="434343"/>
          <w:rtl w:val="0"/>
        </w:rPr>
        <w:t xml:space="preserve">Sesiones</w:t>
      </w:r>
      <w:r w:rsidDel="00000000" w:rsidR="00000000" w:rsidRPr="00000000">
        <w:rPr>
          <w:rtl w:val="0"/>
        </w:rPr>
      </w:r>
    </w:p>
    <w:p w:rsidR="00000000" w:rsidDel="00000000" w:rsidP="00000000" w:rsidRDefault="00000000" w:rsidRPr="00000000" w14:paraId="0000036E">
      <w:pPr>
        <w:numPr>
          <w:ilvl w:val="0"/>
          <w:numId w:val="1"/>
        </w:numPr>
        <w:spacing w:line="360" w:lineRule="auto"/>
        <w:ind w:left="720" w:hanging="360"/>
        <w:rPr>
          <w:color w:val="434343"/>
        </w:rPr>
      </w:pPr>
      <w:r w:rsidDel="00000000" w:rsidR="00000000" w:rsidRPr="00000000">
        <w:rPr>
          <w:color w:val="434343"/>
          <w:rtl w:val="0"/>
        </w:rPr>
        <w:t xml:space="preserve">La autenticación se hace por medio de Auth0.</w:t>
      </w:r>
    </w:p>
    <w:p w:rsidR="00000000" w:rsidDel="00000000" w:rsidP="00000000" w:rsidRDefault="00000000" w:rsidRPr="00000000" w14:paraId="0000036F">
      <w:pPr>
        <w:spacing w:line="360" w:lineRule="auto"/>
        <w:ind w:left="0" w:firstLine="0"/>
        <w:jc w:val="left"/>
        <w:rPr>
          <w:b w:val="1"/>
          <w:color w:val="434343"/>
        </w:rPr>
      </w:pPr>
      <w:r w:rsidDel="00000000" w:rsidR="00000000" w:rsidRPr="00000000">
        <w:rPr>
          <w:b w:val="1"/>
          <w:color w:val="434343"/>
          <w:rtl w:val="0"/>
        </w:rPr>
        <w:t xml:space="preserve">Reportes</w:t>
      </w:r>
    </w:p>
    <w:p w:rsidR="00000000" w:rsidDel="00000000" w:rsidP="00000000" w:rsidRDefault="00000000" w:rsidRPr="00000000" w14:paraId="00000370">
      <w:pPr>
        <w:numPr>
          <w:ilvl w:val="0"/>
          <w:numId w:val="1"/>
        </w:numPr>
        <w:spacing w:line="360" w:lineRule="auto"/>
        <w:ind w:left="720" w:hanging="360"/>
        <w:jc w:val="left"/>
        <w:rPr>
          <w:color w:val="434343"/>
          <w:u w:val="none"/>
        </w:rPr>
      </w:pPr>
      <w:r w:rsidDel="00000000" w:rsidR="00000000" w:rsidRPr="00000000">
        <w:rPr>
          <w:color w:val="434343"/>
          <w:rtl w:val="0"/>
        </w:rPr>
        <w:t xml:space="preserve">Todos los reportes son mensuales.</w:t>
      </w:r>
    </w:p>
    <w:p w:rsidR="00000000" w:rsidDel="00000000" w:rsidP="00000000" w:rsidRDefault="00000000" w:rsidRPr="00000000" w14:paraId="00000371">
      <w:pPr>
        <w:numPr>
          <w:ilvl w:val="0"/>
          <w:numId w:val="1"/>
        </w:numPr>
        <w:spacing w:line="360" w:lineRule="auto"/>
        <w:ind w:left="720" w:hanging="360"/>
        <w:rPr>
          <w:color w:val="434343"/>
        </w:rPr>
      </w:pPr>
      <w:r w:rsidDel="00000000" w:rsidR="00000000" w:rsidRPr="00000000">
        <w:rPr>
          <w:color w:val="434343"/>
          <w:rtl w:val="0"/>
        </w:rPr>
        <w:t xml:space="preserve">El sistema no se encargará de realizar las encuestas. Solamente de obtener los resultados de estas para generar los reportes NPS.</w:t>
      </w:r>
    </w:p>
    <w:p w:rsidR="00000000" w:rsidDel="00000000" w:rsidP="00000000" w:rsidRDefault="00000000" w:rsidRPr="00000000" w14:paraId="00000372">
      <w:pPr>
        <w:numPr>
          <w:ilvl w:val="0"/>
          <w:numId w:val="1"/>
        </w:numPr>
        <w:spacing w:line="360" w:lineRule="auto"/>
        <w:ind w:left="720" w:hanging="360"/>
        <w:rPr>
          <w:color w:val="434343"/>
          <w:u w:val="none"/>
        </w:rPr>
      </w:pPr>
      <w:r w:rsidDel="00000000" w:rsidR="00000000" w:rsidRPr="00000000">
        <w:rPr>
          <w:color w:val="434343"/>
          <w:rtl w:val="0"/>
        </w:rPr>
        <w:t xml:space="preserve">Únicamente el reporte de NPS se subirá manualmente por el administrador (recursos humanos) a la plataforma. </w:t>
      </w:r>
    </w:p>
    <w:p w:rsidR="00000000" w:rsidDel="00000000" w:rsidP="00000000" w:rsidRDefault="00000000" w:rsidRPr="00000000" w14:paraId="00000373">
      <w:pPr>
        <w:spacing w:line="360" w:lineRule="auto"/>
        <w:ind w:left="0" w:firstLine="0"/>
        <w:jc w:val="left"/>
        <w:rPr>
          <w:color w:val="434343"/>
        </w:rPr>
      </w:pPr>
      <w:r w:rsidDel="00000000" w:rsidR="00000000" w:rsidRPr="00000000">
        <w:rPr>
          <w:b w:val="1"/>
          <w:color w:val="434343"/>
          <w:rtl w:val="0"/>
        </w:rPr>
        <w:t xml:space="preserve">Contenidos</w:t>
      </w:r>
      <w:r w:rsidDel="00000000" w:rsidR="00000000" w:rsidRPr="00000000">
        <w:rPr>
          <w:color w:val="434343"/>
          <w:rtl w:val="0"/>
        </w:rPr>
        <w:tab/>
      </w:r>
    </w:p>
    <w:p w:rsidR="00000000" w:rsidDel="00000000" w:rsidP="00000000" w:rsidRDefault="00000000" w:rsidRPr="00000000" w14:paraId="00000374">
      <w:pPr>
        <w:numPr>
          <w:ilvl w:val="0"/>
          <w:numId w:val="1"/>
        </w:numPr>
        <w:spacing w:line="360" w:lineRule="auto"/>
        <w:ind w:left="720" w:hanging="360"/>
        <w:jc w:val="left"/>
        <w:rPr>
          <w:color w:val="434343"/>
          <w:u w:val="none"/>
        </w:rPr>
      </w:pPr>
      <w:r w:rsidDel="00000000" w:rsidR="00000000" w:rsidRPr="00000000">
        <w:rPr>
          <w:color w:val="434343"/>
          <w:rtl w:val="0"/>
        </w:rPr>
        <w:t xml:space="preserve">El banner solamente contiene imágenes.</w:t>
      </w:r>
    </w:p>
    <w:p w:rsidR="00000000" w:rsidDel="00000000" w:rsidP="00000000" w:rsidRDefault="00000000" w:rsidRPr="00000000" w14:paraId="00000375">
      <w:pPr>
        <w:numPr>
          <w:ilvl w:val="0"/>
          <w:numId w:val="1"/>
        </w:numPr>
        <w:spacing w:line="360" w:lineRule="auto"/>
        <w:ind w:left="720" w:hanging="360"/>
        <w:jc w:val="left"/>
        <w:rPr>
          <w:color w:val="434343"/>
          <w:u w:val="none"/>
        </w:rPr>
      </w:pPr>
      <w:r w:rsidDel="00000000" w:rsidR="00000000" w:rsidRPr="00000000">
        <w:rPr>
          <w:color w:val="434343"/>
          <w:rtl w:val="0"/>
        </w:rPr>
        <w:t xml:space="preserve">Los anuncios contienen título, texto y es opcional si tienen imagen o video. </w:t>
      </w:r>
    </w:p>
    <w:p w:rsidR="00000000" w:rsidDel="00000000" w:rsidP="00000000" w:rsidRDefault="00000000" w:rsidRPr="00000000" w14:paraId="00000376">
      <w:pPr>
        <w:numPr>
          <w:ilvl w:val="0"/>
          <w:numId w:val="1"/>
        </w:numPr>
        <w:spacing w:line="360" w:lineRule="auto"/>
        <w:ind w:left="720" w:hanging="360"/>
        <w:jc w:val="left"/>
        <w:rPr>
          <w:color w:val="434343"/>
          <w:u w:val="none"/>
        </w:rPr>
      </w:pPr>
      <w:r w:rsidDel="00000000" w:rsidR="00000000" w:rsidRPr="00000000">
        <w:rPr>
          <w:color w:val="434343"/>
          <w:rtl w:val="0"/>
        </w:rPr>
        <w:t xml:space="preserve">Los anuncios tienen una duración máxima de 2 meses</w:t>
      </w:r>
    </w:p>
    <w:p w:rsidR="00000000" w:rsidDel="00000000" w:rsidP="00000000" w:rsidRDefault="00000000" w:rsidRPr="00000000" w14:paraId="00000377">
      <w:pPr>
        <w:spacing w:line="360" w:lineRule="auto"/>
        <w:ind w:left="720" w:firstLine="0"/>
        <w:jc w:val="left"/>
        <w:rPr>
          <w:b w:val="1"/>
          <w:color w:val="434343"/>
        </w:rPr>
      </w:pPr>
      <w:r w:rsidDel="00000000" w:rsidR="00000000" w:rsidRPr="00000000">
        <w:rPr>
          <w:rtl w:val="0"/>
        </w:rPr>
      </w:r>
    </w:p>
    <w:p w:rsidR="00000000" w:rsidDel="00000000" w:rsidP="00000000" w:rsidRDefault="00000000" w:rsidRPr="00000000" w14:paraId="00000378">
      <w:pPr>
        <w:spacing w:line="360" w:lineRule="auto"/>
        <w:ind w:left="720" w:firstLine="0"/>
        <w:jc w:val="left"/>
        <w:rPr>
          <w:b w:val="1"/>
          <w:color w:val="434343"/>
        </w:rPr>
      </w:pPr>
      <w:r w:rsidDel="00000000" w:rsidR="00000000" w:rsidRPr="00000000">
        <w:rPr>
          <w:rtl w:val="0"/>
        </w:rPr>
      </w:r>
    </w:p>
    <w:p w:rsidR="00000000" w:rsidDel="00000000" w:rsidP="00000000" w:rsidRDefault="00000000" w:rsidRPr="00000000" w14:paraId="00000379">
      <w:pPr>
        <w:spacing w:line="360" w:lineRule="auto"/>
        <w:ind w:left="0" w:firstLine="0"/>
        <w:jc w:val="left"/>
        <w:rPr>
          <w:b w:val="1"/>
          <w:color w:val="434343"/>
        </w:rPr>
      </w:pPr>
      <w:r w:rsidDel="00000000" w:rsidR="00000000" w:rsidRPr="00000000">
        <w:rPr>
          <w:b w:val="1"/>
          <w:color w:val="434343"/>
          <w:rtl w:val="0"/>
        </w:rPr>
        <w:t xml:space="preserve">Modelo Entidad Relación (MER)</w:t>
      </w:r>
    </w:p>
    <w:p w:rsidR="00000000" w:rsidDel="00000000" w:rsidP="00000000" w:rsidRDefault="00000000" w:rsidRPr="00000000" w14:paraId="0000037A">
      <w:pPr>
        <w:spacing w:line="360" w:lineRule="auto"/>
        <w:rPr>
          <w:b w:val="1"/>
          <w:color w:val="43434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B">
      <w:pPr>
        <w:spacing w:line="360" w:lineRule="auto"/>
        <w:rPr>
          <w:b w:val="1"/>
          <w:color w:val="434343"/>
        </w:rPr>
      </w:pPr>
      <w:hyperlink r:id="rId16">
        <w:r w:rsidDel="00000000" w:rsidR="00000000" w:rsidRPr="00000000">
          <w:rPr>
            <w:b w:val="1"/>
            <w:color w:val="1155cc"/>
            <w:u w:val="single"/>
            <w:rtl w:val="0"/>
          </w:rPr>
          <w:t xml:space="preserve">https://drive.google.com/file/d/1nF1jTF7ZOT8eEZSbUh7QVkLBEIl2Rst4/view?usp=sharing</w:t>
        </w:r>
      </w:hyperlink>
      <w:r w:rsidDel="00000000" w:rsidR="00000000" w:rsidRPr="00000000">
        <w:rPr>
          <w:rtl w:val="0"/>
        </w:rPr>
      </w:r>
    </w:p>
    <w:p w:rsidR="00000000" w:rsidDel="00000000" w:rsidP="00000000" w:rsidRDefault="00000000" w:rsidRPr="00000000" w14:paraId="0000037C">
      <w:pPr>
        <w:spacing w:line="360" w:lineRule="auto"/>
        <w:jc w:val="center"/>
        <w:rPr>
          <w:b w:val="1"/>
          <w:color w:val="434343"/>
        </w:rPr>
      </w:pPr>
      <w:r w:rsidDel="00000000" w:rsidR="00000000" w:rsidRPr="00000000">
        <w:rPr>
          <w:b w:val="1"/>
          <w:color w:val="434343"/>
        </w:rPr>
        <w:drawing>
          <wp:inline distB="114300" distT="114300" distL="114300" distR="114300">
            <wp:extent cx="5731200" cy="4838700"/>
            <wp:effectExtent b="0" l="0" r="0" t="0"/>
            <wp:docPr id="23"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numPr>
          <w:ilvl w:val="0"/>
          <w:numId w:val="22"/>
        </w:numPr>
        <w:spacing w:line="360" w:lineRule="auto"/>
        <w:ind w:left="720" w:hanging="360"/>
        <w:rPr>
          <w:b w:val="1"/>
          <w:color w:val="434343"/>
        </w:rPr>
      </w:pPr>
      <w:r w:rsidDel="00000000" w:rsidR="00000000" w:rsidRPr="00000000">
        <w:rPr>
          <w:b w:val="1"/>
          <w:color w:val="434343"/>
          <w:rtl w:val="0"/>
        </w:rPr>
        <w:t xml:space="preserve">Diccionario de datos</w:t>
      </w:r>
    </w:p>
    <w:p w:rsidR="00000000" w:rsidDel="00000000" w:rsidP="00000000" w:rsidRDefault="00000000" w:rsidRPr="00000000" w14:paraId="0000037E">
      <w:pPr>
        <w:spacing w:line="360" w:lineRule="auto"/>
        <w:rPr>
          <w:b w:val="1"/>
          <w:color w:val="434343"/>
        </w:rPr>
      </w:pPr>
      <w:r w:rsidDel="00000000" w:rsidR="00000000" w:rsidRPr="00000000">
        <w:rPr>
          <w:color w:val="434343"/>
          <w:rtl w:val="0"/>
        </w:rPr>
        <w:t xml:space="preserve">Enlace a Google Sheets:</w:t>
      </w:r>
      <w:hyperlink r:id="rId18">
        <w:r w:rsidDel="00000000" w:rsidR="00000000" w:rsidRPr="00000000">
          <w:rPr>
            <w:color w:val="1155cc"/>
            <w:u w:val="single"/>
            <w:rtl w:val="0"/>
          </w:rPr>
          <w:t xml:space="preserve">https://docs.google.com/spreadsheets/d/1sik5beYBJE46UsdsgsVGXZD_-tjiFevofIu5dcnZxEE/edit#gid=0</w:t>
        </w:r>
      </w:hyperlink>
      <w:r w:rsidDel="00000000" w:rsidR="00000000" w:rsidRPr="00000000">
        <w:rPr>
          <w:rtl w:val="0"/>
        </w:rPr>
      </w:r>
    </w:p>
    <w:p w:rsidR="00000000" w:rsidDel="00000000" w:rsidP="00000000" w:rsidRDefault="00000000" w:rsidRPr="00000000" w14:paraId="0000037F">
      <w:pPr>
        <w:spacing w:line="360" w:lineRule="auto"/>
        <w:rPr>
          <w:b w:val="1"/>
          <w:color w:val="434343"/>
        </w:rPr>
      </w:pPr>
      <w:r w:rsidDel="00000000" w:rsidR="00000000" w:rsidRPr="00000000">
        <w:rPr>
          <w:rtl w:val="0"/>
        </w:rPr>
      </w:r>
    </w:p>
    <w:tbl>
      <w:tblPr>
        <w:tblStyle w:val="Table16"/>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7.7664451607416"/>
        <w:gridCol w:w="3369.6688754241854"/>
        <w:gridCol w:w="1722.7567562458055"/>
        <w:gridCol w:w="2145.31973419289"/>
        <w:tblGridChange w:id="0">
          <w:tblGrid>
            <w:gridCol w:w="1787.7664451607416"/>
            <w:gridCol w:w="3369.6688754241854"/>
            <w:gridCol w:w="1722.7567562458055"/>
            <w:gridCol w:w="2145.31973419289"/>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80">
            <w:pPr>
              <w:spacing w:line="360" w:lineRule="auto"/>
              <w:rPr>
                <w:b w:val="1"/>
                <w:color w:val="434343"/>
                <w:sz w:val="20"/>
                <w:szCs w:val="20"/>
              </w:rPr>
            </w:pPr>
            <w:r w:rsidDel="00000000" w:rsidR="00000000" w:rsidRPr="00000000">
              <w:rPr>
                <w:b w:val="1"/>
                <w:color w:val="434343"/>
                <w:sz w:val="20"/>
                <w:szCs w:val="20"/>
                <w:rtl w:val="0"/>
              </w:rPr>
              <w:t xml:space="preserve">Empleado</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81">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82">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83">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84">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85">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86">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87">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8">
            <w:pPr>
              <w:spacing w:line="360" w:lineRule="auto"/>
              <w:rPr>
                <w:color w:val="434343"/>
                <w:sz w:val="20"/>
                <w:szCs w:val="20"/>
              </w:rPr>
            </w:pPr>
            <w:r w:rsidDel="00000000" w:rsidR="00000000" w:rsidRPr="00000000">
              <w:rPr>
                <w:color w:val="434343"/>
                <w:sz w:val="20"/>
                <w:szCs w:val="20"/>
                <w:rtl w:val="0"/>
              </w:rPr>
              <w:t xml:space="preserve">idEmpleado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9">
            <w:pPr>
              <w:spacing w:line="360" w:lineRule="auto"/>
              <w:rPr>
                <w:color w:val="434343"/>
                <w:sz w:val="20"/>
                <w:szCs w:val="20"/>
              </w:rPr>
            </w:pPr>
            <w:r w:rsidDel="00000000" w:rsidR="00000000" w:rsidRPr="00000000">
              <w:rPr>
                <w:color w:val="434343"/>
                <w:sz w:val="20"/>
                <w:szCs w:val="20"/>
                <w:rtl w:val="0"/>
              </w:rPr>
              <w:t xml:space="preserve">Número de nómina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A">
            <w:pPr>
              <w:spacing w:line="360" w:lineRule="auto"/>
              <w:rPr>
                <w:color w:val="434343"/>
                <w:sz w:val="20"/>
                <w:szCs w:val="20"/>
              </w:rPr>
            </w:pPr>
            <w:r w:rsidDel="00000000" w:rsidR="00000000" w:rsidRPr="00000000">
              <w:rPr>
                <w:color w:val="434343"/>
                <w:sz w:val="20"/>
                <w:szCs w:val="20"/>
                <w:rtl w:val="0"/>
              </w:rPr>
              <w:t xml:space="preserve">Caracteres (8)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B">
            <w:pPr>
              <w:spacing w:line="360" w:lineRule="auto"/>
              <w:rPr>
                <w:color w:val="434343"/>
                <w:sz w:val="20"/>
                <w:szCs w:val="20"/>
              </w:rPr>
            </w:pPr>
            <w:r w:rsidDel="00000000" w:rsidR="00000000" w:rsidRPr="00000000">
              <w:rPr>
                <w:color w:val="434343"/>
                <w:sz w:val="20"/>
                <w:szCs w:val="20"/>
                <w:rtl w:val="0"/>
              </w:rPr>
              <w:t xml:space="preserve">12345678</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C">
            <w:pPr>
              <w:spacing w:line="360" w:lineRule="auto"/>
              <w:rPr>
                <w:color w:val="434343"/>
                <w:sz w:val="20"/>
                <w:szCs w:val="20"/>
              </w:rPr>
            </w:pPr>
            <w:r w:rsidDel="00000000" w:rsidR="00000000" w:rsidRPr="00000000">
              <w:rPr>
                <w:color w:val="434343"/>
                <w:sz w:val="20"/>
                <w:szCs w:val="20"/>
                <w:rtl w:val="0"/>
              </w:rPr>
              <w:t xml:space="preserve">email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D">
            <w:pPr>
              <w:spacing w:line="360" w:lineRule="auto"/>
              <w:rPr>
                <w:color w:val="434343"/>
                <w:sz w:val="20"/>
                <w:szCs w:val="20"/>
              </w:rPr>
            </w:pPr>
            <w:r w:rsidDel="00000000" w:rsidR="00000000" w:rsidRPr="00000000">
              <w:rPr>
                <w:color w:val="434343"/>
                <w:sz w:val="20"/>
                <w:szCs w:val="20"/>
                <w:rtl w:val="0"/>
              </w:rPr>
              <w:t xml:space="preserve">Correo electrónico con terminación @natgas.com.mx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E">
            <w:pPr>
              <w:spacing w:line="360" w:lineRule="auto"/>
              <w:rPr>
                <w:color w:val="434343"/>
                <w:sz w:val="20"/>
                <w:szCs w:val="20"/>
              </w:rPr>
            </w:pPr>
            <w:r w:rsidDel="00000000" w:rsidR="00000000" w:rsidRPr="00000000">
              <w:rPr>
                <w:color w:val="434343"/>
                <w:sz w:val="20"/>
                <w:szCs w:val="20"/>
                <w:rtl w:val="0"/>
              </w:rPr>
              <w:t xml:space="preserve">Caracteres (100)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F">
            <w:pPr>
              <w:spacing w:line="360" w:lineRule="auto"/>
              <w:rPr>
                <w:color w:val="434343"/>
                <w:sz w:val="20"/>
                <w:szCs w:val="20"/>
              </w:rPr>
            </w:pPr>
            <w:r w:rsidDel="00000000" w:rsidR="00000000" w:rsidRPr="00000000">
              <w:rPr>
                <w:color w:val="434343"/>
                <w:sz w:val="20"/>
                <w:szCs w:val="20"/>
                <w:rtl w:val="0"/>
              </w:rPr>
              <w:t xml:space="preserve">pablito@natgas.com.mx</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0">
            <w:pPr>
              <w:spacing w:line="360" w:lineRule="auto"/>
              <w:rPr>
                <w:color w:val="434343"/>
                <w:sz w:val="20"/>
                <w:szCs w:val="20"/>
              </w:rPr>
            </w:pPr>
            <w:r w:rsidDel="00000000" w:rsidR="00000000" w:rsidRPr="00000000">
              <w:rPr>
                <w:color w:val="434343"/>
                <w:sz w:val="20"/>
                <w:szCs w:val="20"/>
                <w:rtl w:val="0"/>
              </w:rPr>
              <w:t xml:space="preserve">nombre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1">
            <w:pPr>
              <w:spacing w:line="360" w:lineRule="auto"/>
              <w:rPr>
                <w:color w:val="434343"/>
                <w:sz w:val="20"/>
                <w:szCs w:val="20"/>
              </w:rPr>
            </w:pPr>
            <w:r w:rsidDel="00000000" w:rsidR="00000000" w:rsidRPr="00000000">
              <w:rPr>
                <w:color w:val="434343"/>
                <w:sz w:val="20"/>
                <w:szCs w:val="20"/>
                <w:rtl w:val="0"/>
              </w:rPr>
              <w:t xml:space="preserve">Nombre del 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2">
            <w:pPr>
              <w:spacing w:line="360" w:lineRule="auto"/>
              <w:rPr>
                <w:color w:val="434343"/>
                <w:sz w:val="20"/>
                <w:szCs w:val="20"/>
              </w:rPr>
            </w:pPr>
            <w:r w:rsidDel="00000000" w:rsidR="00000000" w:rsidRPr="00000000">
              <w:rPr>
                <w:color w:val="434343"/>
                <w:sz w:val="20"/>
                <w:szCs w:val="20"/>
                <w:rtl w:val="0"/>
              </w:rPr>
              <w:t xml:space="preserve">Caracteres (20)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3">
            <w:pPr>
              <w:spacing w:line="360" w:lineRule="auto"/>
              <w:rPr>
                <w:color w:val="434343"/>
                <w:sz w:val="20"/>
                <w:szCs w:val="20"/>
              </w:rPr>
            </w:pPr>
            <w:r w:rsidDel="00000000" w:rsidR="00000000" w:rsidRPr="00000000">
              <w:rPr>
                <w:color w:val="434343"/>
                <w:sz w:val="20"/>
                <w:szCs w:val="20"/>
                <w:rtl w:val="0"/>
              </w:rPr>
              <w:t xml:space="preserve">Jack</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4">
            <w:pPr>
              <w:spacing w:line="360" w:lineRule="auto"/>
              <w:rPr>
                <w:color w:val="434343"/>
                <w:sz w:val="20"/>
                <w:szCs w:val="20"/>
              </w:rPr>
            </w:pPr>
            <w:r w:rsidDel="00000000" w:rsidR="00000000" w:rsidRPr="00000000">
              <w:rPr>
                <w:color w:val="434343"/>
                <w:sz w:val="20"/>
                <w:szCs w:val="20"/>
                <w:rtl w:val="0"/>
              </w:rPr>
              <w:t xml:space="preserve">apellidoMat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5">
            <w:pPr>
              <w:spacing w:line="360" w:lineRule="auto"/>
              <w:rPr>
                <w:color w:val="434343"/>
                <w:sz w:val="20"/>
                <w:szCs w:val="20"/>
              </w:rPr>
            </w:pPr>
            <w:r w:rsidDel="00000000" w:rsidR="00000000" w:rsidRPr="00000000">
              <w:rPr>
                <w:color w:val="434343"/>
                <w:sz w:val="20"/>
                <w:szCs w:val="20"/>
                <w:rtl w:val="0"/>
              </w:rPr>
              <w:t xml:space="preserve">Apellido materno del 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6">
            <w:pPr>
              <w:spacing w:line="360" w:lineRule="auto"/>
              <w:rPr>
                <w:color w:val="434343"/>
                <w:sz w:val="20"/>
                <w:szCs w:val="20"/>
              </w:rPr>
            </w:pPr>
            <w:r w:rsidDel="00000000" w:rsidR="00000000" w:rsidRPr="00000000">
              <w:rPr>
                <w:color w:val="434343"/>
                <w:sz w:val="20"/>
                <w:szCs w:val="20"/>
                <w:rtl w:val="0"/>
              </w:rPr>
              <w:t xml:space="preserve">Caracteres (20)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7">
            <w:pPr>
              <w:spacing w:line="360" w:lineRule="auto"/>
              <w:rPr>
                <w:color w:val="434343"/>
                <w:sz w:val="20"/>
                <w:szCs w:val="20"/>
              </w:rPr>
            </w:pPr>
            <w:r w:rsidDel="00000000" w:rsidR="00000000" w:rsidRPr="00000000">
              <w:rPr>
                <w:color w:val="434343"/>
                <w:sz w:val="20"/>
                <w:szCs w:val="20"/>
                <w:rtl w:val="0"/>
              </w:rPr>
              <w:t xml:space="preserve">García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8">
            <w:pPr>
              <w:spacing w:line="360" w:lineRule="auto"/>
              <w:rPr>
                <w:color w:val="434343"/>
                <w:sz w:val="20"/>
                <w:szCs w:val="20"/>
              </w:rPr>
            </w:pPr>
            <w:r w:rsidDel="00000000" w:rsidR="00000000" w:rsidRPr="00000000">
              <w:rPr>
                <w:color w:val="434343"/>
                <w:sz w:val="20"/>
                <w:szCs w:val="20"/>
                <w:rtl w:val="0"/>
              </w:rPr>
              <w:t xml:space="preserve">apellidoPat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9">
            <w:pPr>
              <w:spacing w:line="360" w:lineRule="auto"/>
              <w:rPr>
                <w:color w:val="434343"/>
                <w:sz w:val="20"/>
                <w:szCs w:val="20"/>
              </w:rPr>
            </w:pPr>
            <w:r w:rsidDel="00000000" w:rsidR="00000000" w:rsidRPr="00000000">
              <w:rPr>
                <w:color w:val="434343"/>
                <w:sz w:val="20"/>
                <w:szCs w:val="20"/>
                <w:rtl w:val="0"/>
              </w:rPr>
              <w:t xml:space="preserve">Apellido paterno del 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A">
            <w:pPr>
              <w:spacing w:line="360" w:lineRule="auto"/>
              <w:rPr>
                <w:color w:val="434343"/>
                <w:sz w:val="20"/>
                <w:szCs w:val="20"/>
              </w:rPr>
            </w:pPr>
            <w:r w:rsidDel="00000000" w:rsidR="00000000" w:rsidRPr="00000000">
              <w:rPr>
                <w:color w:val="434343"/>
                <w:sz w:val="20"/>
                <w:szCs w:val="20"/>
                <w:rtl w:val="0"/>
              </w:rPr>
              <w:t xml:space="preserve">Caracteres (20)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B">
            <w:pPr>
              <w:spacing w:line="360" w:lineRule="auto"/>
              <w:rPr>
                <w:color w:val="434343"/>
                <w:sz w:val="20"/>
                <w:szCs w:val="20"/>
              </w:rPr>
            </w:pPr>
            <w:r w:rsidDel="00000000" w:rsidR="00000000" w:rsidRPr="00000000">
              <w:rPr>
                <w:color w:val="434343"/>
                <w:sz w:val="20"/>
                <w:szCs w:val="20"/>
                <w:rtl w:val="0"/>
              </w:rPr>
              <w:t xml:space="preserve">Sparrow</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C">
            <w:pPr>
              <w:spacing w:line="360" w:lineRule="auto"/>
              <w:rPr>
                <w:color w:val="434343"/>
                <w:sz w:val="20"/>
                <w:szCs w:val="20"/>
              </w:rPr>
            </w:pPr>
            <w:r w:rsidDel="00000000" w:rsidR="00000000" w:rsidRPr="00000000">
              <w:rPr>
                <w:color w:val="434343"/>
                <w:sz w:val="20"/>
                <w:szCs w:val="20"/>
                <w:rtl w:val="0"/>
              </w:rPr>
              <w:t xml:space="preserve">fechaNac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D">
            <w:pPr>
              <w:spacing w:line="360" w:lineRule="auto"/>
              <w:rPr>
                <w:color w:val="434343"/>
                <w:sz w:val="20"/>
                <w:szCs w:val="20"/>
              </w:rPr>
            </w:pPr>
            <w:r w:rsidDel="00000000" w:rsidR="00000000" w:rsidRPr="00000000">
              <w:rPr>
                <w:color w:val="434343"/>
                <w:sz w:val="20"/>
                <w:szCs w:val="20"/>
                <w:rtl w:val="0"/>
              </w:rPr>
              <w:t xml:space="preserve">Fecha de nacimiento del 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E">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F">
            <w:pPr>
              <w:spacing w:line="360" w:lineRule="auto"/>
              <w:rPr>
                <w:color w:val="434343"/>
                <w:sz w:val="20"/>
                <w:szCs w:val="20"/>
              </w:rPr>
            </w:pPr>
            <w:r w:rsidDel="00000000" w:rsidR="00000000" w:rsidRPr="00000000">
              <w:rPr>
                <w:color w:val="434343"/>
                <w:sz w:val="20"/>
                <w:szCs w:val="20"/>
                <w:rtl w:val="0"/>
              </w:rPr>
              <w:t xml:space="preserve">20/02/2000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0">
            <w:pPr>
              <w:spacing w:line="360" w:lineRule="auto"/>
              <w:rPr>
                <w:color w:val="434343"/>
                <w:sz w:val="20"/>
                <w:szCs w:val="20"/>
              </w:rPr>
            </w:pPr>
            <w:r w:rsidDel="00000000" w:rsidR="00000000" w:rsidRPr="00000000">
              <w:rPr>
                <w:color w:val="434343"/>
                <w:sz w:val="20"/>
                <w:szCs w:val="20"/>
                <w:rtl w:val="0"/>
              </w:rPr>
              <w:t xml:space="preserve">fechaIngr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1">
            <w:pPr>
              <w:spacing w:line="360" w:lineRule="auto"/>
              <w:rPr>
                <w:color w:val="434343"/>
                <w:sz w:val="20"/>
                <w:szCs w:val="20"/>
              </w:rPr>
            </w:pPr>
            <w:r w:rsidDel="00000000" w:rsidR="00000000" w:rsidRPr="00000000">
              <w:rPr>
                <w:color w:val="434343"/>
                <w:sz w:val="20"/>
                <w:szCs w:val="20"/>
                <w:rtl w:val="0"/>
              </w:rPr>
              <w:t xml:space="preserve">Fecha de ingreso a la empresa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2">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3">
            <w:pPr>
              <w:spacing w:line="360" w:lineRule="auto"/>
              <w:rPr>
                <w:color w:val="434343"/>
                <w:sz w:val="20"/>
                <w:szCs w:val="20"/>
              </w:rPr>
            </w:pPr>
            <w:r w:rsidDel="00000000" w:rsidR="00000000" w:rsidRPr="00000000">
              <w:rPr>
                <w:color w:val="434343"/>
                <w:sz w:val="20"/>
                <w:szCs w:val="20"/>
                <w:rtl w:val="0"/>
              </w:rPr>
              <w:t xml:space="preserve">15/09/2018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4">
            <w:pPr>
              <w:spacing w:line="360" w:lineRule="auto"/>
              <w:rPr>
                <w:color w:val="434343"/>
                <w:sz w:val="20"/>
                <w:szCs w:val="20"/>
              </w:rPr>
            </w:pPr>
            <w:r w:rsidDel="00000000" w:rsidR="00000000" w:rsidRPr="00000000">
              <w:rPr>
                <w:color w:val="434343"/>
                <w:sz w:val="20"/>
                <w:szCs w:val="20"/>
                <w:rtl w:val="0"/>
              </w:rPr>
              <w:t xml:space="preserve">numTelefonico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5">
            <w:pPr>
              <w:spacing w:line="360" w:lineRule="auto"/>
              <w:rPr>
                <w:color w:val="434343"/>
                <w:sz w:val="20"/>
                <w:szCs w:val="20"/>
              </w:rPr>
            </w:pPr>
            <w:r w:rsidDel="00000000" w:rsidR="00000000" w:rsidRPr="00000000">
              <w:rPr>
                <w:color w:val="434343"/>
                <w:sz w:val="20"/>
                <w:szCs w:val="20"/>
                <w:rtl w:val="0"/>
              </w:rPr>
              <w:t xml:space="preserve">Número de teléfono del 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6">
            <w:pPr>
              <w:spacing w:line="360" w:lineRule="auto"/>
              <w:rPr>
                <w:color w:val="434343"/>
                <w:sz w:val="20"/>
                <w:szCs w:val="20"/>
              </w:rPr>
            </w:pPr>
            <w:r w:rsidDel="00000000" w:rsidR="00000000" w:rsidRPr="00000000">
              <w:rPr>
                <w:color w:val="434343"/>
                <w:sz w:val="20"/>
                <w:szCs w:val="20"/>
                <w:rtl w:val="0"/>
              </w:rPr>
              <w:t xml:space="preserve">Caracteres(15)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7">
            <w:pPr>
              <w:spacing w:line="360" w:lineRule="auto"/>
              <w:rPr>
                <w:color w:val="434343"/>
                <w:sz w:val="20"/>
                <w:szCs w:val="20"/>
              </w:rPr>
            </w:pPr>
            <w:r w:rsidDel="00000000" w:rsidR="00000000" w:rsidRPr="00000000">
              <w:rPr>
                <w:color w:val="434343"/>
                <w:sz w:val="20"/>
                <w:szCs w:val="20"/>
                <w:rtl w:val="0"/>
              </w:rPr>
              <w:t xml:space="preserve">524446214589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8">
            <w:pPr>
              <w:spacing w:line="360" w:lineRule="auto"/>
              <w:rPr>
                <w:color w:val="434343"/>
                <w:sz w:val="20"/>
                <w:szCs w:val="20"/>
              </w:rPr>
            </w:pPr>
            <w:r w:rsidDel="00000000" w:rsidR="00000000" w:rsidRPr="00000000">
              <w:rPr>
                <w:color w:val="434343"/>
                <w:sz w:val="20"/>
                <w:szCs w:val="20"/>
                <w:rtl w:val="0"/>
              </w:rPr>
              <w:t xml:space="preserve">cantidadNatgasBlocks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9">
            <w:pPr>
              <w:spacing w:line="360" w:lineRule="auto"/>
              <w:rPr>
                <w:color w:val="434343"/>
                <w:sz w:val="20"/>
                <w:szCs w:val="20"/>
              </w:rPr>
            </w:pPr>
            <w:r w:rsidDel="00000000" w:rsidR="00000000" w:rsidRPr="00000000">
              <w:rPr>
                <w:color w:val="434343"/>
                <w:sz w:val="20"/>
                <w:szCs w:val="20"/>
                <w:rtl w:val="0"/>
              </w:rPr>
              <w:t xml:space="preserve">Cantidad de NGB disponibles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A">
            <w:pPr>
              <w:spacing w:line="360" w:lineRule="auto"/>
              <w:rPr>
                <w:color w:val="434343"/>
                <w:sz w:val="20"/>
                <w:szCs w:val="20"/>
              </w:rPr>
            </w:pPr>
            <w:r w:rsidDel="00000000" w:rsidR="00000000" w:rsidRPr="00000000">
              <w:rPr>
                <w:color w:val="434343"/>
                <w:sz w:val="20"/>
                <w:szCs w:val="20"/>
                <w:rtl w:val="0"/>
              </w:rPr>
              <w:t xml:space="preserve">Numérico (entero)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B">
            <w:pPr>
              <w:spacing w:line="360" w:lineRule="auto"/>
              <w:rPr>
                <w:color w:val="434343"/>
                <w:sz w:val="20"/>
                <w:szCs w:val="20"/>
              </w:rPr>
            </w:pPr>
            <w:r w:rsidDel="00000000" w:rsidR="00000000" w:rsidRPr="00000000">
              <w:rPr>
                <w:color w:val="434343"/>
                <w:sz w:val="20"/>
                <w:szCs w:val="20"/>
                <w:rtl w:val="0"/>
              </w:rPr>
              <w:t xml:space="preserve">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C">
            <w:pPr>
              <w:spacing w:line="360" w:lineRule="auto"/>
              <w:rPr>
                <w:color w:val="434343"/>
                <w:sz w:val="20"/>
                <w:szCs w:val="20"/>
              </w:rPr>
            </w:pPr>
            <w:r w:rsidDel="00000000" w:rsidR="00000000" w:rsidRPr="00000000">
              <w:rPr>
                <w:color w:val="434343"/>
                <w:sz w:val="20"/>
                <w:szCs w:val="20"/>
                <w:rtl w:val="0"/>
              </w:rPr>
              <w:t xml:space="preserve">antigüedad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D">
            <w:pPr>
              <w:spacing w:line="360" w:lineRule="auto"/>
              <w:rPr>
                <w:color w:val="434343"/>
                <w:sz w:val="20"/>
                <w:szCs w:val="20"/>
              </w:rPr>
            </w:pPr>
            <w:r w:rsidDel="00000000" w:rsidR="00000000" w:rsidRPr="00000000">
              <w:rPr>
                <w:color w:val="434343"/>
                <w:sz w:val="20"/>
                <w:szCs w:val="20"/>
                <w:rtl w:val="0"/>
              </w:rPr>
              <w:t xml:space="preserve">Atributo calculado en base a fecha de ingreso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E">
            <w:pPr>
              <w:spacing w:line="360" w:lineRule="auto"/>
              <w:rPr>
                <w:color w:val="434343"/>
                <w:sz w:val="20"/>
                <w:szCs w:val="20"/>
              </w:rPr>
            </w:pPr>
            <w:r w:rsidDel="00000000" w:rsidR="00000000" w:rsidRPr="00000000">
              <w:rPr>
                <w:color w:val="434343"/>
                <w:sz w:val="20"/>
                <w:szCs w:val="20"/>
                <w:rtl w:val="0"/>
              </w:rPr>
              <w:t xml:space="preserve">Numérico (entero)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F">
            <w:pPr>
              <w:spacing w:line="360" w:lineRule="auto"/>
              <w:rPr>
                <w:color w:val="434343"/>
                <w:sz w:val="20"/>
                <w:szCs w:val="20"/>
              </w:rPr>
            </w:pPr>
            <w:r w:rsidDel="00000000" w:rsidR="00000000" w:rsidRPr="00000000">
              <w:rPr>
                <w:color w:val="434343"/>
                <w:sz w:val="20"/>
                <w:szCs w:val="20"/>
                <w:rtl w:val="0"/>
              </w:rPr>
              <w:t xml:space="preserve">3</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0">
            <w:pPr>
              <w:spacing w:line="360" w:lineRule="auto"/>
              <w:rPr>
                <w:color w:val="434343"/>
                <w:sz w:val="20"/>
                <w:szCs w:val="20"/>
              </w:rPr>
            </w:pPr>
            <w:r w:rsidDel="00000000" w:rsidR="00000000" w:rsidRPr="00000000">
              <w:rPr>
                <w:color w:val="434343"/>
                <w:sz w:val="20"/>
                <w:szCs w:val="20"/>
                <w:rtl w:val="0"/>
              </w:rPr>
              <w:t xml:space="preserve">vacacionesTotales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1">
            <w:pPr>
              <w:spacing w:line="360" w:lineRule="auto"/>
              <w:rPr>
                <w:color w:val="434343"/>
                <w:sz w:val="20"/>
                <w:szCs w:val="20"/>
              </w:rPr>
            </w:pPr>
            <w:r w:rsidDel="00000000" w:rsidR="00000000" w:rsidRPr="00000000">
              <w:rPr>
                <w:color w:val="434343"/>
                <w:sz w:val="20"/>
                <w:szCs w:val="20"/>
                <w:rtl w:val="0"/>
              </w:rPr>
              <w:t xml:space="preserve">Número de vacaciones totales que tiene disponible el 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2">
            <w:pPr>
              <w:spacing w:line="360" w:lineRule="auto"/>
              <w:rPr>
                <w:color w:val="434343"/>
                <w:sz w:val="20"/>
                <w:szCs w:val="20"/>
              </w:rPr>
            </w:pPr>
            <w:r w:rsidDel="00000000" w:rsidR="00000000" w:rsidRPr="00000000">
              <w:rPr>
                <w:color w:val="434343"/>
                <w:sz w:val="20"/>
                <w:szCs w:val="20"/>
                <w:rtl w:val="0"/>
              </w:rPr>
              <w:t xml:space="preserve">Numérico (entero)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3">
            <w:pPr>
              <w:spacing w:line="360" w:lineRule="auto"/>
              <w:rPr>
                <w:color w:val="434343"/>
                <w:sz w:val="20"/>
                <w:szCs w:val="20"/>
              </w:rPr>
            </w:pPr>
            <w:r w:rsidDel="00000000" w:rsidR="00000000" w:rsidRPr="00000000">
              <w:rPr>
                <w:color w:val="434343"/>
                <w:sz w:val="20"/>
                <w:szCs w:val="20"/>
                <w:rtl w:val="0"/>
              </w:rPr>
              <w:t xml:space="preserve">8</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4">
            <w:pPr>
              <w:spacing w:line="360" w:lineRule="auto"/>
              <w:rPr>
                <w:color w:val="434343"/>
                <w:sz w:val="20"/>
                <w:szCs w:val="20"/>
              </w:rPr>
            </w:pPr>
            <w:r w:rsidDel="00000000" w:rsidR="00000000" w:rsidRPr="00000000">
              <w:rPr>
                <w:color w:val="434343"/>
                <w:sz w:val="20"/>
                <w:szCs w:val="20"/>
                <w:rtl w:val="0"/>
              </w:rPr>
              <w:t xml:space="preserve">numVacacionesLey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5">
            <w:pPr>
              <w:spacing w:line="360" w:lineRule="auto"/>
              <w:rPr>
                <w:color w:val="434343"/>
                <w:sz w:val="20"/>
                <w:szCs w:val="20"/>
              </w:rPr>
            </w:pPr>
            <w:r w:rsidDel="00000000" w:rsidR="00000000" w:rsidRPr="00000000">
              <w:rPr>
                <w:color w:val="434343"/>
                <w:sz w:val="20"/>
                <w:szCs w:val="20"/>
                <w:rtl w:val="0"/>
              </w:rPr>
              <w:t xml:space="preserve">Número de vacaciones que le corresponden al empleado por ley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6">
            <w:pPr>
              <w:spacing w:line="360" w:lineRule="auto"/>
              <w:rPr>
                <w:color w:val="434343"/>
                <w:sz w:val="20"/>
                <w:szCs w:val="20"/>
              </w:rPr>
            </w:pPr>
            <w:r w:rsidDel="00000000" w:rsidR="00000000" w:rsidRPr="00000000">
              <w:rPr>
                <w:color w:val="434343"/>
                <w:sz w:val="20"/>
                <w:szCs w:val="20"/>
                <w:rtl w:val="0"/>
              </w:rPr>
              <w:t xml:space="preserve">Numérico (entero)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7">
            <w:pPr>
              <w:spacing w:line="360" w:lineRule="auto"/>
              <w:rPr>
                <w:color w:val="434343"/>
                <w:sz w:val="20"/>
                <w:szCs w:val="20"/>
              </w:rPr>
            </w:pPr>
            <w:r w:rsidDel="00000000" w:rsidR="00000000" w:rsidRPr="00000000">
              <w:rPr>
                <w:color w:val="434343"/>
                <w:sz w:val="20"/>
                <w:szCs w:val="20"/>
                <w:rtl w:val="0"/>
              </w:rPr>
              <w:t xml:space="preserve">2</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8">
            <w:pPr>
              <w:spacing w:line="360" w:lineRule="auto"/>
              <w:rPr>
                <w:color w:val="434343"/>
                <w:sz w:val="20"/>
                <w:szCs w:val="20"/>
              </w:rPr>
            </w:pPr>
            <w:r w:rsidDel="00000000" w:rsidR="00000000" w:rsidRPr="00000000">
              <w:rPr>
                <w:color w:val="434343"/>
                <w:sz w:val="20"/>
                <w:szCs w:val="20"/>
                <w:rtl w:val="0"/>
              </w:rPr>
              <w:t xml:space="preserve">numVacacionesPremio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9">
            <w:pPr>
              <w:spacing w:line="360" w:lineRule="auto"/>
              <w:rPr>
                <w:color w:val="434343"/>
                <w:sz w:val="20"/>
                <w:szCs w:val="20"/>
              </w:rPr>
            </w:pPr>
            <w:r w:rsidDel="00000000" w:rsidR="00000000" w:rsidRPr="00000000">
              <w:rPr>
                <w:color w:val="434343"/>
                <w:sz w:val="20"/>
                <w:szCs w:val="20"/>
                <w:rtl w:val="0"/>
              </w:rPr>
              <w:t xml:space="preserve">Número de vacaciones extras que le corresponden al 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A">
            <w:pPr>
              <w:spacing w:line="360" w:lineRule="auto"/>
              <w:rPr>
                <w:color w:val="434343"/>
                <w:sz w:val="20"/>
                <w:szCs w:val="20"/>
              </w:rPr>
            </w:pPr>
            <w:r w:rsidDel="00000000" w:rsidR="00000000" w:rsidRPr="00000000">
              <w:rPr>
                <w:color w:val="434343"/>
                <w:sz w:val="20"/>
                <w:szCs w:val="20"/>
                <w:rtl w:val="0"/>
              </w:rPr>
              <w:t xml:space="preserve">Numérico (entero)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B">
            <w:pPr>
              <w:spacing w:line="360" w:lineRule="auto"/>
              <w:rPr>
                <w:color w:val="434343"/>
                <w:sz w:val="20"/>
                <w:szCs w:val="20"/>
              </w:rPr>
            </w:pPr>
            <w:r w:rsidDel="00000000" w:rsidR="00000000" w:rsidRPr="00000000">
              <w:rPr>
                <w:color w:val="434343"/>
                <w:sz w:val="20"/>
                <w:szCs w:val="20"/>
                <w:rtl w:val="0"/>
              </w:rPr>
              <w:t xml:space="preserve">1</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C">
            <w:pPr>
              <w:spacing w:line="360" w:lineRule="auto"/>
              <w:rPr>
                <w:color w:val="434343"/>
                <w:sz w:val="20"/>
                <w:szCs w:val="20"/>
              </w:rPr>
            </w:pPr>
            <w:r w:rsidDel="00000000" w:rsidR="00000000" w:rsidRPr="00000000">
              <w:rPr>
                <w:color w:val="434343"/>
                <w:sz w:val="20"/>
                <w:szCs w:val="20"/>
                <w:rtl w:val="0"/>
              </w:rPr>
              <w:t xml:space="preserve">Plaza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D">
            <w:pPr>
              <w:spacing w:line="360" w:lineRule="auto"/>
              <w:rPr>
                <w:color w:val="434343"/>
                <w:sz w:val="20"/>
                <w:szCs w:val="20"/>
              </w:rPr>
            </w:pPr>
            <w:r w:rsidDel="00000000" w:rsidR="00000000" w:rsidRPr="00000000">
              <w:rPr>
                <w:color w:val="434343"/>
                <w:sz w:val="20"/>
                <w:szCs w:val="20"/>
                <w:rtl w:val="0"/>
              </w:rPr>
              <w:t xml:space="preserve">Ciudad en donde vive el 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E">
            <w:pPr>
              <w:spacing w:line="360" w:lineRule="auto"/>
              <w:rPr>
                <w:color w:val="434343"/>
                <w:sz w:val="20"/>
                <w:szCs w:val="20"/>
              </w:rPr>
            </w:pPr>
            <w:r w:rsidDel="00000000" w:rsidR="00000000" w:rsidRPr="00000000">
              <w:rPr>
                <w:color w:val="434343"/>
                <w:sz w:val="20"/>
                <w:szCs w:val="20"/>
                <w:rtl w:val="0"/>
              </w:rPr>
              <w:t xml:space="preserve">Caracteres (100)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F">
            <w:pPr>
              <w:spacing w:line="360" w:lineRule="auto"/>
              <w:rPr>
                <w:color w:val="434343"/>
                <w:sz w:val="20"/>
                <w:szCs w:val="20"/>
              </w:rPr>
            </w:pPr>
            <w:r w:rsidDel="00000000" w:rsidR="00000000" w:rsidRPr="00000000">
              <w:rPr>
                <w:color w:val="434343"/>
                <w:sz w:val="20"/>
                <w:szCs w:val="20"/>
                <w:rtl w:val="0"/>
              </w:rPr>
              <w:t xml:space="preserve">Querétaro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0">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1">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2">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3">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C4">
            <w:pPr>
              <w:spacing w:line="360" w:lineRule="auto"/>
              <w:rPr>
                <w:b w:val="1"/>
                <w:color w:val="434343"/>
                <w:sz w:val="20"/>
                <w:szCs w:val="20"/>
              </w:rPr>
            </w:pPr>
            <w:r w:rsidDel="00000000" w:rsidR="00000000" w:rsidRPr="00000000">
              <w:rPr>
                <w:b w:val="1"/>
                <w:color w:val="434343"/>
                <w:sz w:val="20"/>
                <w:szCs w:val="20"/>
                <w:rtl w:val="0"/>
              </w:rPr>
              <w:t xml:space="preserve">Dirige</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C5">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C6">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C7">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C8">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C9">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CA">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CB">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C">
            <w:pPr>
              <w:spacing w:line="360" w:lineRule="auto"/>
              <w:rPr>
                <w:color w:val="434343"/>
                <w:sz w:val="20"/>
                <w:szCs w:val="20"/>
              </w:rPr>
            </w:pPr>
            <w:r w:rsidDel="00000000" w:rsidR="00000000" w:rsidRPr="00000000">
              <w:rPr>
                <w:color w:val="434343"/>
                <w:sz w:val="20"/>
                <w:szCs w:val="20"/>
                <w:rtl w:val="0"/>
              </w:rPr>
              <w:t xml:space="preserve">idOperador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D">
            <w:pPr>
              <w:spacing w:line="360" w:lineRule="auto"/>
              <w:rPr>
                <w:color w:val="434343"/>
                <w:sz w:val="20"/>
                <w:szCs w:val="20"/>
              </w:rPr>
            </w:pPr>
            <w:r w:rsidDel="00000000" w:rsidR="00000000" w:rsidRPr="00000000">
              <w:rPr>
                <w:color w:val="434343"/>
                <w:sz w:val="20"/>
                <w:szCs w:val="20"/>
                <w:rtl w:val="0"/>
              </w:rPr>
              <w:t xml:space="preserve">Número de nómina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E">
            <w:pPr>
              <w:spacing w:line="360" w:lineRule="auto"/>
              <w:rPr>
                <w:color w:val="434343"/>
                <w:sz w:val="20"/>
                <w:szCs w:val="20"/>
              </w:rPr>
            </w:pPr>
            <w:r w:rsidDel="00000000" w:rsidR="00000000" w:rsidRPr="00000000">
              <w:rPr>
                <w:color w:val="434343"/>
                <w:sz w:val="20"/>
                <w:szCs w:val="20"/>
                <w:rtl w:val="0"/>
              </w:rPr>
              <w:t xml:space="preserve">Caracteres (8)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F">
            <w:pPr>
              <w:spacing w:line="360" w:lineRule="auto"/>
              <w:rPr>
                <w:color w:val="434343"/>
                <w:sz w:val="20"/>
                <w:szCs w:val="20"/>
              </w:rPr>
            </w:pPr>
            <w:r w:rsidDel="00000000" w:rsidR="00000000" w:rsidRPr="00000000">
              <w:rPr>
                <w:color w:val="434343"/>
                <w:sz w:val="20"/>
                <w:szCs w:val="20"/>
                <w:rtl w:val="0"/>
              </w:rPr>
              <w:t xml:space="preserve">12345678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0">
            <w:pPr>
              <w:spacing w:line="360" w:lineRule="auto"/>
              <w:rPr>
                <w:color w:val="434343"/>
                <w:sz w:val="20"/>
                <w:szCs w:val="20"/>
              </w:rPr>
            </w:pPr>
            <w:r w:rsidDel="00000000" w:rsidR="00000000" w:rsidRPr="00000000">
              <w:rPr>
                <w:color w:val="434343"/>
                <w:sz w:val="20"/>
                <w:szCs w:val="20"/>
                <w:rtl w:val="0"/>
              </w:rPr>
              <w:t xml:space="preserve">idLider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1">
            <w:pPr>
              <w:spacing w:line="360" w:lineRule="auto"/>
              <w:rPr>
                <w:color w:val="434343"/>
                <w:sz w:val="20"/>
                <w:szCs w:val="20"/>
              </w:rPr>
            </w:pPr>
            <w:r w:rsidDel="00000000" w:rsidR="00000000" w:rsidRPr="00000000">
              <w:rPr>
                <w:color w:val="434343"/>
                <w:sz w:val="20"/>
                <w:szCs w:val="20"/>
                <w:rtl w:val="0"/>
              </w:rPr>
              <w:t xml:space="preserve">Número de nómina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2">
            <w:pPr>
              <w:spacing w:line="360" w:lineRule="auto"/>
              <w:rPr>
                <w:color w:val="434343"/>
                <w:sz w:val="20"/>
                <w:szCs w:val="20"/>
              </w:rPr>
            </w:pPr>
            <w:r w:rsidDel="00000000" w:rsidR="00000000" w:rsidRPr="00000000">
              <w:rPr>
                <w:color w:val="434343"/>
                <w:sz w:val="20"/>
                <w:szCs w:val="20"/>
                <w:rtl w:val="0"/>
              </w:rPr>
              <w:t xml:space="preserve">Caracteres (8)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3">
            <w:pPr>
              <w:spacing w:line="360" w:lineRule="auto"/>
              <w:rPr>
                <w:color w:val="434343"/>
                <w:sz w:val="20"/>
                <w:szCs w:val="20"/>
              </w:rPr>
            </w:pPr>
            <w:r w:rsidDel="00000000" w:rsidR="00000000" w:rsidRPr="00000000">
              <w:rPr>
                <w:color w:val="434343"/>
                <w:sz w:val="20"/>
                <w:szCs w:val="20"/>
                <w:rtl w:val="0"/>
              </w:rPr>
              <w:t xml:space="preserve">45678923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4">
            <w:pPr>
              <w:spacing w:line="360" w:lineRule="auto"/>
              <w:rPr>
                <w:color w:val="434343"/>
                <w:sz w:val="20"/>
                <w:szCs w:val="20"/>
              </w:rPr>
            </w:pPr>
            <w:r w:rsidDel="00000000" w:rsidR="00000000" w:rsidRPr="00000000">
              <w:rPr>
                <w:color w:val="434343"/>
                <w:sz w:val="20"/>
                <w:szCs w:val="20"/>
                <w:rtl w:val="0"/>
              </w:rPr>
              <w:t xml:space="preserve">fechaInicio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5">
            <w:pPr>
              <w:spacing w:line="360" w:lineRule="auto"/>
              <w:rPr>
                <w:color w:val="434343"/>
                <w:sz w:val="20"/>
                <w:szCs w:val="20"/>
              </w:rPr>
            </w:pPr>
            <w:r w:rsidDel="00000000" w:rsidR="00000000" w:rsidRPr="00000000">
              <w:rPr>
                <w:color w:val="434343"/>
                <w:sz w:val="20"/>
                <w:szCs w:val="20"/>
                <w:rtl w:val="0"/>
              </w:rPr>
              <w:t xml:space="preserve">Fecha de inicio del puesto del 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6">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7">
            <w:pPr>
              <w:spacing w:line="360" w:lineRule="auto"/>
              <w:rPr>
                <w:color w:val="434343"/>
                <w:sz w:val="20"/>
                <w:szCs w:val="20"/>
              </w:rPr>
            </w:pPr>
            <w:r w:rsidDel="00000000" w:rsidR="00000000" w:rsidRPr="00000000">
              <w:rPr>
                <w:color w:val="434343"/>
                <w:sz w:val="20"/>
                <w:szCs w:val="20"/>
                <w:rtl w:val="0"/>
              </w:rPr>
              <w:t xml:space="preserve">12/12/2022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8">
            <w:pPr>
              <w:spacing w:line="360" w:lineRule="auto"/>
              <w:rPr>
                <w:color w:val="434343"/>
                <w:sz w:val="20"/>
                <w:szCs w:val="20"/>
              </w:rPr>
            </w:pPr>
            <w:r w:rsidDel="00000000" w:rsidR="00000000" w:rsidRPr="00000000">
              <w:rPr>
                <w:color w:val="434343"/>
                <w:sz w:val="20"/>
                <w:szCs w:val="20"/>
                <w:rtl w:val="0"/>
              </w:rPr>
              <w:t xml:space="preserve">fechaFin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9">
            <w:pPr>
              <w:spacing w:line="360" w:lineRule="auto"/>
              <w:rPr>
                <w:color w:val="434343"/>
                <w:sz w:val="20"/>
                <w:szCs w:val="20"/>
              </w:rPr>
            </w:pPr>
            <w:r w:rsidDel="00000000" w:rsidR="00000000" w:rsidRPr="00000000">
              <w:rPr>
                <w:color w:val="434343"/>
                <w:sz w:val="20"/>
                <w:szCs w:val="20"/>
                <w:rtl w:val="0"/>
              </w:rPr>
              <w:t xml:space="preserve">Fecha de término del puesto del 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A">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B">
            <w:pPr>
              <w:spacing w:line="360" w:lineRule="auto"/>
              <w:rPr>
                <w:color w:val="434343"/>
                <w:sz w:val="20"/>
                <w:szCs w:val="20"/>
              </w:rPr>
            </w:pPr>
            <w:r w:rsidDel="00000000" w:rsidR="00000000" w:rsidRPr="00000000">
              <w:rPr>
                <w:color w:val="434343"/>
                <w:sz w:val="20"/>
                <w:szCs w:val="20"/>
                <w:rtl w:val="0"/>
              </w:rPr>
              <w:t xml:space="preserve">20/04/2023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C">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D">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E">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F">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E0">
            <w:pPr>
              <w:spacing w:line="360" w:lineRule="auto"/>
              <w:rPr>
                <w:b w:val="1"/>
                <w:color w:val="434343"/>
                <w:sz w:val="20"/>
                <w:szCs w:val="20"/>
              </w:rPr>
            </w:pPr>
            <w:r w:rsidDel="00000000" w:rsidR="00000000" w:rsidRPr="00000000">
              <w:rPr>
                <w:b w:val="1"/>
                <w:color w:val="434343"/>
                <w:sz w:val="20"/>
                <w:szCs w:val="20"/>
                <w:rtl w:val="0"/>
              </w:rPr>
              <w:t xml:space="preserve">Area</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E1">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E2">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E3">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E4">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E5">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E6">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E7">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8">
            <w:pPr>
              <w:spacing w:line="360" w:lineRule="auto"/>
              <w:rPr>
                <w:color w:val="434343"/>
                <w:sz w:val="20"/>
                <w:szCs w:val="20"/>
              </w:rPr>
            </w:pPr>
            <w:r w:rsidDel="00000000" w:rsidR="00000000" w:rsidRPr="00000000">
              <w:rPr>
                <w:color w:val="434343"/>
                <w:sz w:val="20"/>
                <w:szCs w:val="20"/>
                <w:rtl w:val="0"/>
              </w:rPr>
              <w:t xml:space="preserve">idArea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9">
            <w:pPr>
              <w:spacing w:line="360" w:lineRule="auto"/>
              <w:rPr>
                <w:color w:val="434343"/>
                <w:sz w:val="20"/>
                <w:szCs w:val="20"/>
              </w:rPr>
            </w:pPr>
            <w:r w:rsidDel="00000000" w:rsidR="00000000" w:rsidRPr="00000000">
              <w:rPr>
                <w:color w:val="434343"/>
                <w:sz w:val="20"/>
                <w:szCs w:val="20"/>
                <w:rtl w:val="0"/>
              </w:rPr>
              <w:t xml:space="preserve">Número de área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A">
            <w:pPr>
              <w:spacing w:line="360" w:lineRule="auto"/>
              <w:rPr>
                <w:color w:val="434343"/>
                <w:sz w:val="20"/>
                <w:szCs w:val="20"/>
              </w:rPr>
            </w:pPr>
            <w:r w:rsidDel="00000000" w:rsidR="00000000" w:rsidRPr="00000000">
              <w:rPr>
                <w:color w:val="434343"/>
                <w:sz w:val="20"/>
                <w:szCs w:val="20"/>
                <w:rtl w:val="0"/>
              </w:rPr>
              <w:t xml:space="preserve">Caracteres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B">
            <w:pPr>
              <w:spacing w:line="360" w:lineRule="auto"/>
              <w:rPr>
                <w:color w:val="434343"/>
                <w:sz w:val="20"/>
                <w:szCs w:val="20"/>
              </w:rPr>
            </w:pPr>
            <w:r w:rsidDel="00000000" w:rsidR="00000000" w:rsidRPr="00000000">
              <w:rPr>
                <w:color w:val="434343"/>
                <w:sz w:val="20"/>
                <w:szCs w:val="20"/>
                <w:rtl w:val="0"/>
              </w:rPr>
              <w:t xml:space="preserve">123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C">
            <w:pPr>
              <w:spacing w:line="360" w:lineRule="auto"/>
              <w:rPr>
                <w:color w:val="434343"/>
                <w:sz w:val="20"/>
                <w:szCs w:val="20"/>
              </w:rPr>
            </w:pPr>
            <w:r w:rsidDel="00000000" w:rsidR="00000000" w:rsidRPr="00000000">
              <w:rPr>
                <w:color w:val="434343"/>
                <w:sz w:val="20"/>
                <w:szCs w:val="20"/>
                <w:rtl w:val="0"/>
              </w:rPr>
              <w:t xml:space="preserve">nombre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D">
            <w:pPr>
              <w:spacing w:line="360" w:lineRule="auto"/>
              <w:rPr>
                <w:color w:val="434343"/>
                <w:sz w:val="20"/>
                <w:szCs w:val="20"/>
              </w:rPr>
            </w:pPr>
            <w:r w:rsidDel="00000000" w:rsidR="00000000" w:rsidRPr="00000000">
              <w:rPr>
                <w:color w:val="434343"/>
                <w:sz w:val="20"/>
                <w:szCs w:val="20"/>
                <w:rtl w:val="0"/>
              </w:rPr>
              <w:t xml:space="preserve">Nombre del área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E">
            <w:pPr>
              <w:spacing w:line="360" w:lineRule="auto"/>
              <w:rPr>
                <w:color w:val="434343"/>
                <w:sz w:val="20"/>
                <w:szCs w:val="20"/>
              </w:rPr>
            </w:pPr>
            <w:r w:rsidDel="00000000" w:rsidR="00000000" w:rsidRPr="00000000">
              <w:rPr>
                <w:color w:val="434343"/>
                <w:sz w:val="20"/>
                <w:szCs w:val="20"/>
                <w:rtl w:val="0"/>
              </w:rPr>
              <w:t xml:space="preserve">Caracteres (50)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F">
            <w:pPr>
              <w:spacing w:line="360" w:lineRule="auto"/>
              <w:rPr>
                <w:color w:val="434343"/>
                <w:sz w:val="20"/>
                <w:szCs w:val="20"/>
              </w:rPr>
            </w:pPr>
            <w:r w:rsidDel="00000000" w:rsidR="00000000" w:rsidRPr="00000000">
              <w:rPr>
                <w:color w:val="434343"/>
                <w:sz w:val="20"/>
                <w:szCs w:val="20"/>
                <w:rtl w:val="0"/>
              </w:rPr>
              <w:t xml:space="preserve">Departamento de ventas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0">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1">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2">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3">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4">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5">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6">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7">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F8">
            <w:pPr>
              <w:spacing w:line="360" w:lineRule="auto"/>
              <w:rPr>
                <w:b w:val="1"/>
                <w:color w:val="434343"/>
                <w:sz w:val="20"/>
                <w:szCs w:val="20"/>
              </w:rPr>
            </w:pPr>
            <w:r w:rsidDel="00000000" w:rsidR="00000000" w:rsidRPr="00000000">
              <w:rPr>
                <w:b w:val="1"/>
                <w:color w:val="434343"/>
                <w:sz w:val="20"/>
                <w:szCs w:val="20"/>
                <w:rtl w:val="0"/>
              </w:rPr>
              <w:t xml:space="preserve">Area_Empleado</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F9">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FA">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FB">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FC">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FD">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FE">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FF">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0">
            <w:pPr>
              <w:spacing w:line="360" w:lineRule="auto"/>
              <w:rPr>
                <w:color w:val="434343"/>
                <w:sz w:val="20"/>
                <w:szCs w:val="20"/>
              </w:rPr>
            </w:pPr>
            <w:r w:rsidDel="00000000" w:rsidR="00000000" w:rsidRPr="00000000">
              <w:rPr>
                <w:color w:val="434343"/>
                <w:sz w:val="20"/>
                <w:szCs w:val="20"/>
                <w:rtl w:val="0"/>
              </w:rPr>
              <w:t xml:space="preserve">idArea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1">
            <w:pPr>
              <w:spacing w:line="360" w:lineRule="auto"/>
              <w:rPr>
                <w:color w:val="434343"/>
                <w:sz w:val="20"/>
                <w:szCs w:val="20"/>
              </w:rPr>
            </w:pPr>
            <w:r w:rsidDel="00000000" w:rsidR="00000000" w:rsidRPr="00000000">
              <w:rPr>
                <w:color w:val="434343"/>
                <w:sz w:val="20"/>
                <w:szCs w:val="20"/>
                <w:rtl w:val="0"/>
              </w:rPr>
              <w:t xml:space="preserve">Número de área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2">
            <w:pPr>
              <w:spacing w:line="360" w:lineRule="auto"/>
              <w:rPr>
                <w:color w:val="434343"/>
                <w:sz w:val="20"/>
                <w:szCs w:val="20"/>
              </w:rPr>
            </w:pPr>
            <w:r w:rsidDel="00000000" w:rsidR="00000000" w:rsidRPr="00000000">
              <w:rPr>
                <w:color w:val="434343"/>
                <w:sz w:val="20"/>
                <w:szCs w:val="20"/>
                <w:rtl w:val="0"/>
              </w:rPr>
              <w:t xml:space="preserve">Caracter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3">
            <w:pPr>
              <w:spacing w:line="360" w:lineRule="auto"/>
              <w:rPr>
                <w:color w:val="434343"/>
                <w:sz w:val="20"/>
                <w:szCs w:val="20"/>
              </w:rPr>
            </w:pPr>
            <w:r w:rsidDel="00000000" w:rsidR="00000000" w:rsidRPr="00000000">
              <w:rPr>
                <w:color w:val="434343"/>
                <w:sz w:val="20"/>
                <w:szCs w:val="20"/>
                <w:rtl w:val="0"/>
              </w:rPr>
              <w:t xml:space="preserve">002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4">
            <w:pPr>
              <w:spacing w:line="360" w:lineRule="auto"/>
              <w:rPr>
                <w:color w:val="434343"/>
                <w:sz w:val="20"/>
                <w:szCs w:val="20"/>
              </w:rPr>
            </w:pPr>
            <w:r w:rsidDel="00000000" w:rsidR="00000000" w:rsidRPr="00000000">
              <w:rPr>
                <w:color w:val="434343"/>
                <w:sz w:val="20"/>
                <w:szCs w:val="20"/>
                <w:rtl w:val="0"/>
              </w:rPr>
              <w:t xml:space="preserve">idEmpleado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5">
            <w:pPr>
              <w:spacing w:line="360" w:lineRule="auto"/>
              <w:rPr>
                <w:color w:val="434343"/>
                <w:sz w:val="20"/>
                <w:szCs w:val="20"/>
              </w:rPr>
            </w:pPr>
            <w:r w:rsidDel="00000000" w:rsidR="00000000" w:rsidRPr="00000000">
              <w:rPr>
                <w:color w:val="434343"/>
                <w:sz w:val="20"/>
                <w:szCs w:val="20"/>
                <w:rtl w:val="0"/>
              </w:rPr>
              <w:t xml:space="preserve">Número de nómina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6">
            <w:pPr>
              <w:spacing w:line="360" w:lineRule="auto"/>
              <w:rPr>
                <w:color w:val="434343"/>
                <w:sz w:val="20"/>
                <w:szCs w:val="20"/>
              </w:rPr>
            </w:pPr>
            <w:r w:rsidDel="00000000" w:rsidR="00000000" w:rsidRPr="00000000">
              <w:rPr>
                <w:color w:val="434343"/>
                <w:sz w:val="20"/>
                <w:szCs w:val="20"/>
                <w:rtl w:val="0"/>
              </w:rPr>
              <w:t xml:space="preserve">Carácter (8)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7">
            <w:pPr>
              <w:spacing w:line="360" w:lineRule="auto"/>
              <w:rPr>
                <w:color w:val="434343"/>
                <w:sz w:val="20"/>
                <w:szCs w:val="20"/>
              </w:rPr>
            </w:pPr>
            <w:r w:rsidDel="00000000" w:rsidR="00000000" w:rsidRPr="00000000">
              <w:rPr>
                <w:color w:val="434343"/>
                <w:sz w:val="20"/>
                <w:szCs w:val="20"/>
                <w:rtl w:val="0"/>
              </w:rPr>
              <w:t xml:space="preserve">75395146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8">
            <w:pPr>
              <w:spacing w:line="360" w:lineRule="auto"/>
              <w:rPr>
                <w:color w:val="434343"/>
                <w:sz w:val="20"/>
                <w:szCs w:val="20"/>
              </w:rPr>
            </w:pPr>
            <w:r w:rsidDel="00000000" w:rsidR="00000000" w:rsidRPr="00000000">
              <w:rPr>
                <w:color w:val="434343"/>
                <w:sz w:val="20"/>
                <w:szCs w:val="20"/>
                <w:rtl w:val="0"/>
              </w:rPr>
              <w:t xml:space="preserve">fechaInicio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9">
            <w:pPr>
              <w:spacing w:line="360" w:lineRule="auto"/>
              <w:rPr>
                <w:color w:val="434343"/>
                <w:sz w:val="20"/>
                <w:szCs w:val="20"/>
              </w:rPr>
            </w:pPr>
            <w:r w:rsidDel="00000000" w:rsidR="00000000" w:rsidRPr="00000000">
              <w:rPr>
                <w:color w:val="434343"/>
                <w:sz w:val="20"/>
                <w:szCs w:val="20"/>
                <w:rtl w:val="0"/>
              </w:rPr>
              <w:t xml:space="preserve">Fecha de inicio del empleado en el departamento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A">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B">
            <w:pPr>
              <w:spacing w:line="360" w:lineRule="auto"/>
              <w:rPr>
                <w:color w:val="434343"/>
                <w:sz w:val="20"/>
                <w:szCs w:val="20"/>
              </w:rPr>
            </w:pPr>
            <w:r w:rsidDel="00000000" w:rsidR="00000000" w:rsidRPr="00000000">
              <w:rPr>
                <w:color w:val="434343"/>
                <w:sz w:val="20"/>
                <w:szCs w:val="20"/>
                <w:rtl w:val="0"/>
              </w:rPr>
              <w:t xml:space="preserve">13/12/2022</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C">
            <w:pPr>
              <w:spacing w:line="360" w:lineRule="auto"/>
              <w:rPr>
                <w:color w:val="434343"/>
                <w:sz w:val="20"/>
                <w:szCs w:val="20"/>
              </w:rPr>
            </w:pPr>
            <w:r w:rsidDel="00000000" w:rsidR="00000000" w:rsidRPr="00000000">
              <w:rPr>
                <w:color w:val="434343"/>
                <w:sz w:val="20"/>
                <w:szCs w:val="20"/>
                <w:rtl w:val="0"/>
              </w:rPr>
              <w:t xml:space="preserve">fechaFin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D">
            <w:pPr>
              <w:spacing w:line="360" w:lineRule="auto"/>
              <w:rPr>
                <w:color w:val="434343"/>
                <w:sz w:val="20"/>
                <w:szCs w:val="20"/>
              </w:rPr>
            </w:pPr>
            <w:r w:rsidDel="00000000" w:rsidR="00000000" w:rsidRPr="00000000">
              <w:rPr>
                <w:color w:val="434343"/>
                <w:sz w:val="20"/>
                <w:szCs w:val="20"/>
                <w:rtl w:val="0"/>
              </w:rPr>
              <w:t xml:space="preserve">Fecha del término del empleado en el departamento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E">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F">
            <w:pPr>
              <w:spacing w:line="360" w:lineRule="auto"/>
              <w:rPr>
                <w:color w:val="434343"/>
                <w:sz w:val="20"/>
                <w:szCs w:val="20"/>
              </w:rPr>
            </w:pPr>
            <w:r w:rsidDel="00000000" w:rsidR="00000000" w:rsidRPr="00000000">
              <w:rPr>
                <w:color w:val="434343"/>
                <w:sz w:val="20"/>
                <w:szCs w:val="20"/>
                <w:rtl w:val="0"/>
              </w:rPr>
              <w:t xml:space="preserve">14/12/2022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0">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1">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2">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3">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14">
            <w:pPr>
              <w:spacing w:line="360" w:lineRule="auto"/>
              <w:rPr>
                <w:b w:val="1"/>
                <w:color w:val="434343"/>
                <w:sz w:val="20"/>
                <w:szCs w:val="20"/>
              </w:rPr>
            </w:pPr>
            <w:r w:rsidDel="00000000" w:rsidR="00000000" w:rsidRPr="00000000">
              <w:rPr>
                <w:b w:val="1"/>
                <w:color w:val="434343"/>
                <w:sz w:val="20"/>
                <w:szCs w:val="20"/>
                <w:rtl w:val="0"/>
              </w:rPr>
              <w:t xml:space="preserve">vacacionesLFT</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15">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16">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17">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18">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19">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1A">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1B">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C">
            <w:pPr>
              <w:spacing w:line="360" w:lineRule="auto"/>
              <w:rPr>
                <w:color w:val="434343"/>
                <w:sz w:val="20"/>
                <w:szCs w:val="20"/>
              </w:rPr>
            </w:pPr>
            <w:r w:rsidDel="00000000" w:rsidR="00000000" w:rsidRPr="00000000">
              <w:rPr>
                <w:color w:val="434343"/>
                <w:sz w:val="20"/>
                <w:szCs w:val="20"/>
                <w:rtl w:val="0"/>
              </w:rPr>
              <w:t xml:space="preserve">idVacacionesLFT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D">
            <w:pPr>
              <w:spacing w:line="360" w:lineRule="auto"/>
              <w:rPr>
                <w:color w:val="434343"/>
                <w:sz w:val="20"/>
                <w:szCs w:val="20"/>
              </w:rPr>
            </w:pPr>
            <w:r w:rsidDel="00000000" w:rsidR="00000000" w:rsidRPr="00000000">
              <w:rPr>
                <w:color w:val="434343"/>
                <w:sz w:val="20"/>
                <w:szCs w:val="20"/>
                <w:rtl w:val="0"/>
              </w:rPr>
              <w:t xml:space="preserve">Identificador de vacaciones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E">
            <w:pPr>
              <w:spacing w:line="360" w:lineRule="auto"/>
              <w:rPr>
                <w:color w:val="434343"/>
                <w:sz w:val="20"/>
                <w:szCs w:val="20"/>
              </w:rPr>
            </w:pPr>
            <w:r w:rsidDel="00000000" w:rsidR="00000000" w:rsidRPr="00000000">
              <w:rPr>
                <w:color w:val="434343"/>
                <w:sz w:val="20"/>
                <w:szCs w:val="20"/>
                <w:rtl w:val="0"/>
              </w:rPr>
              <w:t xml:space="preserve">Caracteres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F">
            <w:pPr>
              <w:spacing w:line="360" w:lineRule="auto"/>
              <w:rPr>
                <w:color w:val="434343"/>
                <w:sz w:val="20"/>
                <w:szCs w:val="20"/>
              </w:rPr>
            </w:pPr>
            <w:r w:rsidDel="00000000" w:rsidR="00000000" w:rsidRPr="00000000">
              <w:rPr>
                <w:color w:val="434343"/>
                <w:sz w:val="20"/>
                <w:szCs w:val="20"/>
                <w:rtl w:val="0"/>
              </w:rPr>
              <w:t xml:space="preserve">234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0">
            <w:pPr>
              <w:spacing w:line="360" w:lineRule="auto"/>
              <w:rPr>
                <w:color w:val="434343"/>
                <w:sz w:val="20"/>
                <w:szCs w:val="20"/>
              </w:rPr>
            </w:pPr>
            <w:r w:rsidDel="00000000" w:rsidR="00000000" w:rsidRPr="00000000">
              <w:rPr>
                <w:color w:val="434343"/>
                <w:sz w:val="20"/>
                <w:szCs w:val="20"/>
                <w:rtl w:val="0"/>
              </w:rPr>
              <w:t xml:space="preserve">fechaSolicitud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1">
            <w:pPr>
              <w:spacing w:line="360" w:lineRule="auto"/>
              <w:rPr>
                <w:color w:val="434343"/>
                <w:sz w:val="20"/>
                <w:szCs w:val="20"/>
              </w:rPr>
            </w:pPr>
            <w:r w:rsidDel="00000000" w:rsidR="00000000" w:rsidRPr="00000000">
              <w:rPr>
                <w:color w:val="434343"/>
                <w:sz w:val="20"/>
                <w:szCs w:val="20"/>
                <w:rtl w:val="0"/>
              </w:rPr>
              <w:t xml:space="preserve">Fecha de solicitud de las vacaciones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2">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3">
            <w:pPr>
              <w:spacing w:line="360" w:lineRule="auto"/>
              <w:rPr>
                <w:color w:val="434343"/>
                <w:sz w:val="20"/>
                <w:szCs w:val="20"/>
              </w:rPr>
            </w:pPr>
            <w:r w:rsidDel="00000000" w:rsidR="00000000" w:rsidRPr="00000000">
              <w:rPr>
                <w:color w:val="434343"/>
                <w:sz w:val="20"/>
                <w:szCs w:val="20"/>
                <w:rtl w:val="0"/>
              </w:rPr>
              <w:t xml:space="preserve">12/04/2019</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4">
            <w:pPr>
              <w:spacing w:line="360" w:lineRule="auto"/>
              <w:rPr>
                <w:color w:val="434343"/>
                <w:sz w:val="20"/>
                <w:szCs w:val="20"/>
              </w:rPr>
            </w:pPr>
            <w:r w:rsidDel="00000000" w:rsidR="00000000" w:rsidRPr="00000000">
              <w:rPr>
                <w:color w:val="434343"/>
                <w:sz w:val="20"/>
                <w:szCs w:val="20"/>
                <w:rtl w:val="0"/>
              </w:rPr>
              <w:t xml:space="preserve">añoInicio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5">
            <w:pPr>
              <w:spacing w:line="360" w:lineRule="auto"/>
              <w:rPr>
                <w:color w:val="434343"/>
                <w:sz w:val="20"/>
                <w:szCs w:val="20"/>
              </w:rPr>
            </w:pPr>
            <w:r w:rsidDel="00000000" w:rsidR="00000000" w:rsidRPr="00000000">
              <w:rPr>
                <w:color w:val="434343"/>
                <w:sz w:val="20"/>
                <w:szCs w:val="20"/>
                <w:rtl w:val="0"/>
              </w:rPr>
              <w:t xml:space="preserve">Número inferior de rango de vacaciones en base a Ley Federal del Trabajo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6">
            <w:pPr>
              <w:spacing w:line="360" w:lineRule="auto"/>
              <w:rPr>
                <w:color w:val="434343"/>
                <w:sz w:val="20"/>
                <w:szCs w:val="20"/>
              </w:rPr>
            </w:pPr>
            <w:r w:rsidDel="00000000" w:rsidR="00000000" w:rsidRPr="00000000">
              <w:rPr>
                <w:color w:val="434343"/>
                <w:sz w:val="20"/>
                <w:szCs w:val="20"/>
                <w:rtl w:val="0"/>
              </w:rPr>
              <w:t xml:space="preserve">Numérico (entero)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7">
            <w:pPr>
              <w:spacing w:line="360" w:lineRule="auto"/>
              <w:rPr>
                <w:color w:val="434343"/>
                <w:sz w:val="20"/>
                <w:szCs w:val="20"/>
              </w:rPr>
            </w:pPr>
            <w:r w:rsidDel="00000000" w:rsidR="00000000" w:rsidRPr="00000000">
              <w:rPr>
                <w:color w:val="434343"/>
                <w:sz w:val="20"/>
                <w:szCs w:val="20"/>
                <w:rtl w:val="0"/>
              </w:rPr>
              <w:t xml:space="preserve">6</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8">
            <w:pPr>
              <w:spacing w:line="360" w:lineRule="auto"/>
              <w:rPr>
                <w:color w:val="434343"/>
                <w:sz w:val="20"/>
                <w:szCs w:val="20"/>
              </w:rPr>
            </w:pPr>
            <w:r w:rsidDel="00000000" w:rsidR="00000000" w:rsidRPr="00000000">
              <w:rPr>
                <w:color w:val="434343"/>
                <w:sz w:val="20"/>
                <w:szCs w:val="20"/>
                <w:rtl w:val="0"/>
              </w:rPr>
              <w:t xml:space="preserve">añoFin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9">
            <w:pPr>
              <w:spacing w:line="360" w:lineRule="auto"/>
              <w:rPr>
                <w:color w:val="434343"/>
                <w:sz w:val="20"/>
                <w:szCs w:val="20"/>
              </w:rPr>
            </w:pPr>
            <w:r w:rsidDel="00000000" w:rsidR="00000000" w:rsidRPr="00000000">
              <w:rPr>
                <w:color w:val="434343"/>
                <w:sz w:val="20"/>
                <w:szCs w:val="20"/>
                <w:rtl w:val="0"/>
              </w:rPr>
              <w:t xml:space="preserve">Número superior de rango de vacaciones en base a Ley Federal del Trabajo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A">
            <w:pPr>
              <w:spacing w:line="360" w:lineRule="auto"/>
              <w:rPr>
                <w:color w:val="434343"/>
                <w:sz w:val="20"/>
                <w:szCs w:val="20"/>
              </w:rPr>
            </w:pPr>
            <w:r w:rsidDel="00000000" w:rsidR="00000000" w:rsidRPr="00000000">
              <w:rPr>
                <w:color w:val="434343"/>
                <w:sz w:val="20"/>
                <w:szCs w:val="20"/>
                <w:rtl w:val="0"/>
              </w:rPr>
              <w:t xml:space="preserve">Numérico (entero)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B">
            <w:pPr>
              <w:spacing w:line="360" w:lineRule="auto"/>
              <w:rPr>
                <w:color w:val="434343"/>
                <w:sz w:val="20"/>
                <w:szCs w:val="20"/>
              </w:rPr>
            </w:pPr>
            <w:r w:rsidDel="00000000" w:rsidR="00000000" w:rsidRPr="00000000">
              <w:rPr>
                <w:color w:val="434343"/>
                <w:sz w:val="20"/>
                <w:szCs w:val="20"/>
                <w:rtl w:val="0"/>
              </w:rPr>
              <w:t xml:space="preserve">9</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C">
            <w:pPr>
              <w:spacing w:line="360" w:lineRule="auto"/>
              <w:rPr>
                <w:color w:val="434343"/>
                <w:sz w:val="20"/>
                <w:szCs w:val="20"/>
              </w:rPr>
            </w:pPr>
            <w:r w:rsidDel="00000000" w:rsidR="00000000" w:rsidRPr="00000000">
              <w:rPr>
                <w:color w:val="434343"/>
                <w:sz w:val="20"/>
                <w:szCs w:val="20"/>
                <w:rtl w:val="0"/>
              </w:rPr>
              <w:t xml:space="preserve">diasCorrespondientes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D">
            <w:pPr>
              <w:spacing w:line="360" w:lineRule="auto"/>
              <w:rPr>
                <w:color w:val="434343"/>
                <w:sz w:val="20"/>
                <w:szCs w:val="20"/>
              </w:rPr>
            </w:pPr>
            <w:r w:rsidDel="00000000" w:rsidR="00000000" w:rsidRPr="00000000">
              <w:rPr>
                <w:color w:val="434343"/>
                <w:sz w:val="20"/>
                <w:szCs w:val="20"/>
                <w:rtl w:val="0"/>
              </w:rPr>
              <w:t xml:space="preserve">Número de días total que tiene derecho el empleado dependiendo del rango de años que lleva dentro de la empresa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E">
            <w:pPr>
              <w:spacing w:line="360" w:lineRule="auto"/>
              <w:rPr>
                <w:color w:val="434343"/>
                <w:sz w:val="20"/>
                <w:szCs w:val="20"/>
              </w:rPr>
            </w:pPr>
            <w:r w:rsidDel="00000000" w:rsidR="00000000" w:rsidRPr="00000000">
              <w:rPr>
                <w:color w:val="434343"/>
                <w:sz w:val="20"/>
                <w:szCs w:val="20"/>
                <w:rtl w:val="0"/>
              </w:rPr>
              <w:t xml:space="preserve">Numérico (entero)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F">
            <w:pPr>
              <w:spacing w:line="360" w:lineRule="auto"/>
              <w:rPr>
                <w:color w:val="434343"/>
                <w:sz w:val="20"/>
                <w:szCs w:val="20"/>
              </w:rPr>
            </w:pPr>
            <w:r w:rsidDel="00000000" w:rsidR="00000000" w:rsidRPr="00000000">
              <w:rPr>
                <w:color w:val="434343"/>
                <w:sz w:val="20"/>
                <w:szCs w:val="20"/>
                <w:rtl w:val="0"/>
              </w:rPr>
              <w:t xml:space="preserve">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0">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1">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2">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3">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34">
            <w:pPr>
              <w:spacing w:line="360" w:lineRule="auto"/>
              <w:rPr>
                <w:b w:val="1"/>
                <w:color w:val="434343"/>
                <w:sz w:val="20"/>
                <w:szCs w:val="20"/>
              </w:rPr>
            </w:pPr>
            <w:r w:rsidDel="00000000" w:rsidR="00000000" w:rsidRPr="00000000">
              <w:rPr>
                <w:b w:val="1"/>
                <w:color w:val="434343"/>
                <w:sz w:val="20"/>
                <w:szCs w:val="20"/>
                <w:rtl w:val="0"/>
              </w:rPr>
              <w:t xml:space="preserve">solicitudVacaciones</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35">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36">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37">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38">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39">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3A">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3B">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C">
            <w:pPr>
              <w:spacing w:line="360" w:lineRule="auto"/>
              <w:rPr>
                <w:color w:val="434343"/>
                <w:sz w:val="20"/>
                <w:szCs w:val="20"/>
              </w:rPr>
            </w:pPr>
            <w:r w:rsidDel="00000000" w:rsidR="00000000" w:rsidRPr="00000000">
              <w:rPr>
                <w:color w:val="434343"/>
                <w:sz w:val="20"/>
                <w:szCs w:val="20"/>
                <w:rtl w:val="0"/>
              </w:rPr>
              <w:t xml:space="preserve">idSolicitud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D">
            <w:pPr>
              <w:spacing w:line="360" w:lineRule="auto"/>
              <w:rPr>
                <w:color w:val="434343"/>
                <w:sz w:val="20"/>
                <w:szCs w:val="20"/>
              </w:rPr>
            </w:pPr>
            <w:r w:rsidDel="00000000" w:rsidR="00000000" w:rsidRPr="00000000">
              <w:rPr>
                <w:color w:val="434343"/>
                <w:sz w:val="20"/>
                <w:szCs w:val="20"/>
                <w:rtl w:val="0"/>
              </w:rPr>
              <w:t xml:space="preserve">Identificador de la solicitud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E">
            <w:pPr>
              <w:spacing w:line="360" w:lineRule="auto"/>
              <w:rPr>
                <w:color w:val="434343"/>
                <w:sz w:val="20"/>
                <w:szCs w:val="20"/>
              </w:rPr>
            </w:pPr>
            <w:r w:rsidDel="00000000" w:rsidR="00000000" w:rsidRPr="00000000">
              <w:rPr>
                <w:color w:val="434343"/>
                <w:sz w:val="20"/>
                <w:szCs w:val="20"/>
                <w:rtl w:val="0"/>
              </w:rPr>
              <w:t xml:space="preserve">Caracteres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F">
            <w:pPr>
              <w:spacing w:line="360" w:lineRule="auto"/>
              <w:rPr>
                <w:color w:val="434343"/>
                <w:sz w:val="20"/>
                <w:szCs w:val="20"/>
              </w:rPr>
            </w:pPr>
            <w:r w:rsidDel="00000000" w:rsidR="00000000" w:rsidRPr="00000000">
              <w:rPr>
                <w:color w:val="434343"/>
                <w:sz w:val="20"/>
                <w:szCs w:val="20"/>
                <w:rtl w:val="0"/>
              </w:rPr>
              <w:t xml:space="preserve">002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0">
            <w:pPr>
              <w:spacing w:line="360" w:lineRule="auto"/>
              <w:rPr>
                <w:color w:val="434343"/>
                <w:sz w:val="20"/>
                <w:szCs w:val="20"/>
              </w:rPr>
            </w:pPr>
            <w:r w:rsidDel="00000000" w:rsidR="00000000" w:rsidRPr="00000000">
              <w:rPr>
                <w:color w:val="434343"/>
                <w:sz w:val="20"/>
                <w:szCs w:val="20"/>
                <w:rtl w:val="0"/>
              </w:rPr>
              <w:t xml:space="preserve">idEmpelado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1">
            <w:pPr>
              <w:spacing w:line="360" w:lineRule="auto"/>
              <w:rPr>
                <w:color w:val="434343"/>
                <w:sz w:val="20"/>
                <w:szCs w:val="20"/>
              </w:rPr>
            </w:pPr>
            <w:r w:rsidDel="00000000" w:rsidR="00000000" w:rsidRPr="00000000">
              <w:rPr>
                <w:color w:val="434343"/>
                <w:sz w:val="20"/>
                <w:szCs w:val="20"/>
                <w:rtl w:val="0"/>
              </w:rPr>
              <w:t xml:space="preserve">Número de nómina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2">
            <w:pPr>
              <w:spacing w:line="360" w:lineRule="auto"/>
              <w:rPr>
                <w:color w:val="434343"/>
                <w:sz w:val="20"/>
                <w:szCs w:val="20"/>
              </w:rPr>
            </w:pPr>
            <w:r w:rsidDel="00000000" w:rsidR="00000000" w:rsidRPr="00000000">
              <w:rPr>
                <w:color w:val="434343"/>
                <w:sz w:val="20"/>
                <w:szCs w:val="20"/>
                <w:rtl w:val="0"/>
              </w:rPr>
              <w:t xml:space="preserve">Caracteres (8)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3">
            <w:pPr>
              <w:spacing w:line="360" w:lineRule="auto"/>
              <w:rPr>
                <w:color w:val="434343"/>
                <w:sz w:val="20"/>
                <w:szCs w:val="20"/>
              </w:rPr>
            </w:pPr>
            <w:r w:rsidDel="00000000" w:rsidR="00000000" w:rsidRPr="00000000">
              <w:rPr>
                <w:color w:val="434343"/>
                <w:sz w:val="20"/>
                <w:szCs w:val="20"/>
                <w:rtl w:val="0"/>
              </w:rPr>
              <w:t xml:space="preserve">9476586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4">
            <w:pPr>
              <w:spacing w:line="360" w:lineRule="auto"/>
              <w:rPr>
                <w:color w:val="434343"/>
                <w:sz w:val="20"/>
                <w:szCs w:val="20"/>
              </w:rPr>
            </w:pPr>
            <w:r w:rsidDel="00000000" w:rsidR="00000000" w:rsidRPr="00000000">
              <w:rPr>
                <w:color w:val="434343"/>
                <w:sz w:val="20"/>
                <w:szCs w:val="20"/>
                <w:rtl w:val="0"/>
              </w:rPr>
              <w:t xml:space="preserve">fechaInicio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5">
            <w:pPr>
              <w:spacing w:line="360" w:lineRule="auto"/>
              <w:rPr>
                <w:color w:val="434343"/>
                <w:sz w:val="20"/>
                <w:szCs w:val="20"/>
              </w:rPr>
            </w:pPr>
            <w:r w:rsidDel="00000000" w:rsidR="00000000" w:rsidRPr="00000000">
              <w:rPr>
                <w:color w:val="434343"/>
                <w:sz w:val="20"/>
                <w:szCs w:val="20"/>
                <w:rtl w:val="0"/>
              </w:rPr>
              <w:t xml:space="preserve">Fecha de inicio de las vacaciones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6">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7">
            <w:pPr>
              <w:spacing w:line="360" w:lineRule="auto"/>
              <w:rPr>
                <w:color w:val="434343"/>
                <w:sz w:val="20"/>
                <w:szCs w:val="20"/>
              </w:rPr>
            </w:pPr>
            <w:r w:rsidDel="00000000" w:rsidR="00000000" w:rsidRPr="00000000">
              <w:rPr>
                <w:color w:val="434343"/>
                <w:sz w:val="20"/>
                <w:szCs w:val="20"/>
                <w:rtl w:val="0"/>
              </w:rPr>
              <w:t xml:space="preserve">02/02/2022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8">
            <w:pPr>
              <w:spacing w:line="360" w:lineRule="auto"/>
              <w:rPr>
                <w:color w:val="434343"/>
                <w:sz w:val="20"/>
                <w:szCs w:val="20"/>
              </w:rPr>
            </w:pPr>
            <w:r w:rsidDel="00000000" w:rsidR="00000000" w:rsidRPr="00000000">
              <w:rPr>
                <w:color w:val="434343"/>
                <w:sz w:val="20"/>
                <w:szCs w:val="20"/>
                <w:rtl w:val="0"/>
              </w:rPr>
              <w:t xml:space="preserve">fechaFin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9">
            <w:pPr>
              <w:spacing w:line="360" w:lineRule="auto"/>
              <w:rPr>
                <w:color w:val="434343"/>
                <w:sz w:val="20"/>
                <w:szCs w:val="20"/>
              </w:rPr>
            </w:pPr>
            <w:r w:rsidDel="00000000" w:rsidR="00000000" w:rsidRPr="00000000">
              <w:rPr>
                <w:color w:val="434343"/>
                <w:sz w:val="20"/>
                <w:szCs w:val="20"/>
                <w:rtl w:val="0"/>
              </w:rPr>
              <w:t xml:space="preserve">Fecha del término de las vacaciones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A">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B">
            <w:pPr>
              <w:spacing w:line="360" w:lineRule="auto"/>
              <w:rPr>
                <w:color w:val="434343"/>
                <w:sz w:val="20"/>
                <w:szCs w:val="20"/>
              </w:rPr>
            </w:pPr>
            <w:r w:rsidDel="00000000" w:rsidR="00000000" w:rsidRPr="00000000">
              <w:rPr>
                <w:color w:val="434343"/>
                <w:sz w:val="20"/>
                <w:szCs w:val="20"/>
                <w:rtl w:val="0"/>
              </w:rPr>
              <w:t xml:space="preserve">03/03/2022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C">
            <w:pPr>
              <w:spacing w:line="360" w:lineRule="auto"/>
              <w:rPr>
                <w:color w:val="434343"/>
                <w:sz w:val="20"/>
                <w:szCs w:val="20"/>
              </w:rPr>
            </w:pPr>
            <w:r w:rsidDel="00000000" w:rsidR="00000000" w:rsidRPr="00000000">
              <w:rPr>
                <w:color w:val="434343"/>
                <w:sz w:val="20"/>
                <w:szCs w:val="20"/>
                <w:rtl w:val="0"/>
              </w:rPr>
              <w:t xml:space="preserve">fechaReanudacion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D">
            <w:pPr>
              <w:spacing w:line="360" w:lineRule="auto"/>
              <w:rPr>
                <w:color w:val="434343"/>
                <w:sz w:val="20"/>
                <w:szCs w:val="20"/>
              </w:rPr>
            </w:pPr>
            <w:r w:rsidDel="00000000" w:rsidR="00000000" w:rsidRPr="00000000">
              <w:rPr>
                <w:color w:val="434343"/>
                <w:sz w:val="20"/>
                <w:szCs w:val="20"/>
                <w:rtl w:val="0"/>
              </w:rPr>
              <w:t xml:space="preserve">Fecha de reanudación de labores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E">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F">
            <w:pPr>
              <w:spacing w:line="360" w:lineRule="auto"/>
              <w:rPr>
                <w:color w:val="434343"/>
                <w:sz w:val="20"/>
                <w:szCs w:val="20"/>
              </w:rPr>
            </w:pPr>
            <w:r w:rsidDel="00000000" w:rsidR="00000000" w:rsidRPr="00000000">
              <w:rPr>
                <w:color w:val="434343"/>
                <w:sz w:val="20"/>
                <w:szCs w:val="20"/>
                <w:rtl w:val="0"/>
              </w:rPr>
              <w:t xml:space="preserve">03/04/2022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0">
            <w:pPr>
              <w:spacing w:line="360" w:lineRule="auto"/>
              <w:rPr>
                <w:color w:val="434343"/>
                <w:sz w:val="20"/>
                <w:szCs w:val="20"/>
              </w:rPr>
            </w:pPr>
            <w:r w:rsidDel="00000000" w:rsidR="00000000" w:rsidRPr="00000000">
              <w:rPr>
                <w:color w:val="434343"/>
                <w:sz w:val="20"/>
                <w:szCs w:val="20"/>
                <w:rtl w:val="0"/>
              </w:rPr>
              <w:t xml:space="preserve">fechaSolicitud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1">
            <w:pPr>
              <w:spacing w:line="360" w:lineRule="auto"/>
              <w:rPr>
                <w:color w:val="434343"/>
                <w:sz w:val="20"/>
                <w:szCs w:val="20"/>
              </w:rPr>
            </w:pPr>
            <w:r w:rsidDel="00000000" w:rsidR="00000000" w:rsidRPr="00000000">
              <w:rPr>
                <w:color w:val="434343"/>
                <w:sz w:val="20"/>
                <w:szCs w:val="20"/>
                <w:rtl w:val="0"/>
              </w:rPr>
              <w:t xml:space="preserve">Fecha de solicitud de la vacación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2">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3">
            <w:pPr>
              <w:spacing w:line="360" w:lineRule="auto"/>
              <w:rPr>
                <w:color w:val="434343"/>
                <w:sz w:val="20"/>
                <w:szCs w:val="20"/>
              </w:rPr>
            </w:pPr>
            <w:r w:rsidDel="00000000" w:rsidR="00000000" w:rsidRPr="00000000">
              <w:rPr>
                <w:color w:val="434343"/>
                <w:sz w:val="20"/>
                <w:szCs w:val="20"/>
                <w:rtl w:val="0"/>
              </w:rPr>
              <w:t xml:space="preserve">04/05/2022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4">
            <w:pPr>
              <w:spacing w:line="360" w:lineRule="auto"/>
              <w:rPr>
                <w:color w:val="434343"/>
                <w:sz w:val="20"/>
                <w:szCs w:val="20"/>
              </w:rPr>
            </w:pPr>
            <w:r w:rsidDel="00000000" w:rsidR="00000000" w:rsidRPr="00000000">
              <w:rPr>
                <w:color w:val="434343"/>
                <w:sz w:val="20"/>
                <w:szCs w:val="20"/>
                <w:rtl w:val="0"/>
              </w:rPr>
              <w:t xml:space="preserve">SolicitudAceptadaEstatus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5">
            <w:pPr>
              <w:spacing w:line="360" w:lineRule="auto"/>
              <w:rPr>
                <w:color w:val="434343"/>
                <w:sz w:val="20"/>
                <w:szCs w:val="20"/>
              </w:rPr>
            </w:pPr>
            <w:r w:rsidDel="00000000" w:rsidR="00000000" w:rsidRPr="00000000">
              <w:rPr>
                <w:color w:val="434343"/>
                <w:sz w:val="20"/>
                <w:szCs w:val="20"/>
                <w:rtl w:val="0"/>
              </w:rPr>
              <w:t xml:space="preserve">Estatus de la Solicitud ingresada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6">
            <w:pPr>
              <w:spacing w:line="360" w:lineRule="auto"/>
              <w:rPr>
                <w:color w:val="434343"/>
                <w:sz w:val="20"/>
                <w:szCs w:val="20"/>
              </w:rPr>
            </w:pPr>
            <w:r w:rsidDel="00000000" w:rsidR="00000000" w:rsidRPr="00000000">
              <w:rPr>
                <w:color w:val="434343"/>
                <w:sz w:val="20"/>
                <w:szCs w:val="20"/>
                <w:rtl w:val="0"/>
              </w:rPr>
              <w:t xml:space="preserve">bool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7">
            <w:pPr>
              <w:spacing w:line="360" w:lineRule="auto"/>
              <w:rPr>
                <w:color w:val="434343"/>
                <w:sz w:val="20"/>
                <w:szCs w:val="20"/>
              </w:rPr>
            </w:pPr>
            <w:r w:rsidDel="00000000" w:rsidR="00000000" w:rsidRPr="00000000">
              <w:rPr>
                <w:color w:val="434343"/>
                <w:sz w:val="20"/>
                <w:szCs w:val="20"/>
                <w:rtl w:val="0"/>
              </w:rPr>
              <w:t xml:space="preserve">Status: True</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8">
            <w:pPr>
              <w:spacing w:line="360" w:lineRule="auto"/>
              <w:rPr>
                <w:color w:val="434343"/>
                <w:sz w:val="20"/>
                <w:szCs w:val="20"/>
              </w:rPr>
            </w:pPr>
            <w:r w:rsidDel="00000000" w:rsidR="00000000" w:rsidRPr="00000000">
              <w:rPr>
                <w:color w:val="434343"/>
                <w:sz w:val="20"/>
                <w:szCs w:val="20"/>
                <w:rtl w:val="0"/>
              </w:rPr>
              <w:t xml:space="preserve">Nota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9">
            <w:pPr>
              <w:spacing w:line="360" w:lineRule="auto"/>
              <w:rPr>
                <w:color w:val="434343"/>
                <w:sz w:val="20"/>
                <w:szCs w:val="20"/>
              </w:rPr>
            </w:pPr>
            <w:r w:rsidDel="00000000" w:rsidR="00000000" w:rsidRPr="00000000">
              <w:rPr>
                <w:color w:val="434343"/>
                <w:sz w:val="20"/>
                <w:szCs w:val="20"/>
                <w:rtl w:val="0"/>
              </w:rPr>
              <w:t xml:space="preserve">Comentario del líder de la solicitud de vacación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A">
            <w:pPr>
              <w:spacing w:line="360" w:lineRule="auto"/>
              <w:rPr>
                <w:color w:val="434343"/>
                <w:sz w:val="20"/>
                <w:szCs w:val="20"/>
              </w:rPr>
            </w:pPr>
            <w:r w:rsidDel="00000000" w:rsidR="00000000" w:rsidRPr="00000000">
              <w:rPr>
                <w:color w:val="434343"/>
                <w:sz w:val="20"/>
                <w:szCs w:val="20"/>
                <w:rtl w:val="0"/>
              </w:rPr>
              <w:t xml:space="preserve">Caracteres (400)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B">
            <w:pPr>
              <w:spacing w:line="360" w:lineRule="auto"/>
              <w:rPr>
                <w:color w:val="434343"/>
                <w:sz w:val="20"/>
                <w:szCs w:val="20"/>
              </w:rPr>
            </w:pPr>
            <w:r w:rsidDel="00000000" w:rsidR="00000000" w:rsidRPr="00000000">
              <w:rPr>
                <w:color w:val="434343"/>
                <w:sz w:val="20"/>
                <w:szCs w:val="20"/>
                <w:rtl w:val="0"/>
              </w:rPr>
              <w:t xml:space="preserve">La solicitud fue rechazada por necesidad de personal en ese periodo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C">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D">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E">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F">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60">
            <w:pPr>
              <w:spacing w:line="360" w:lineRule="auto"/>
              <w:rPr>
                <w:b w:val="1"/>
                <w:color w:val="434343"/>
                <w:sz w:val="20"/>
                <w:szCs w:val="20"/>
              </w:rPr>
            </w:pPr>
            <w:r w:rsidDel="00000000" w:rsidR="00000000" w:rsidRPr="00000000">
              <w:rPr>
                <w:b w:val="1"/>
                <w:color w:val="434343"/>
                <w:sz w:val="20"/>
                <w:szCs w:val="20"/>
                <w:rtl w:val="0"/>
              </w:rPr>
              <w:t xml:space="preserve">Suple</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61">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62">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63">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64">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65">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66">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67">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8">
            <w:pPr>
              <w:spacing w:line="360" w:lineRule="auto"/>
              <w:rPr>
                <w:color w:val="434343"/>
                <w:sz w:val="20"/>
                <w:szCs w:val="20"/>
              </w:rPr>
            </w:pPr>
            <w:r w:rsidDel="00000000" w:rsidR="00000000" w:rsidRPr="00000000">
              <w:rPr>
                <w:color w:val="434343"/>
                <w:sz w:val="20"/>
                <w:szCs w:val="20"/>
                <w:rtl w:val="0"/>
              </w:rPr>
              <w:t xml:space="preserve">idEmpleado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9">
            <w:pPr>
              <w:spacing w:line="360" w:lineRule="auto"/>
              <w:rPr>
                <w:color w:val="434343"/>
                <w:sz w:val="20"/>
                <w:szCs w:val="20"/>
              </w:rPr>
            </w:pPr>
            <w:r w:rsidDel="00000000" w:rsidR="00000000" w:rsidRPr="00000000">
              <w:rPr>
                <w:color w:val="434343"/>
                <w:sz w:val="20"/>
                <w:szCs w:val="20"/>
                <w:rtl w:val="0"/>
              </w:rPr>
              <w:t xml:space="preserve">Número de nómina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A">
            <w:pPr>
              <w:spacing w:line="360" w:lineRule="auto"/>
              <w:rPr>
                <w:color w:val="434343"/>
                <w:sz w:val="20"/>
                <w:szCs w:val="20"/>
              </w:rPr>
            </w:pPr>
            <w:r w:rsidDel="00000000" w:rsidR="00000000" w:rsidRPr="00000000">
              <w:rPr>
                <w:color w:val="434343"/>
                <w:sz w:val="20"/>
                <w:szCs w:val="20"/>
                <w:rtl w:val="0"/>
              </w:rPr>
              <w:t xml:space="preserve">Caracteres (8)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B">
            <w:pPr>
              <w:spacing w:line="360" w:lineRule="auto"/>
              <w:rPr>
                <w:color w:val="434343"/>
                <w:sz w:val="20"/>
                <w:szCs w:val="20"/>
              </w:rPr>
            </w:pPr>
            <w:r w:rsidDel="00000000" w:rsidR="00000000" w:rsidRPr="00000000">
              <w:rPr>
                <w:color w:val="434343"/>
                <w:sz w:val="20"/>
                <w:szCs w:val="20"/>
                <w:rtl w:val="0"/>
              </w:rPr>
              <w:t xml:space="preserve">9476586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C">
            <w:pPr>
              <w:spacing w:line="360" w:lineRule="auto"/>
              <w:rPr>
                <w:color w:val="434343"/>
                <w:sz w:val="20"/>
                <w:szCs w:val="20"/>
              </w:rPr>
            </w:pPr>
            <w:r w:rsidDel="00000000" w:rsidR="00000000" w:rsidRPr="00000000">
              <w:rPr>
                <w:color w:val="434343"/>
                <w:sz w:val="20"/>
                <w:szCs w:val="20"/>
                <w:rtl w:val="0"/>
              </w:rPr>
              <w:t xml:space="preserve">idSolicitud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D">
            <w:pPr>
              <w:spacing w:line="360" w:lineRule="auto"/>
              <w:rPr>
                <w:color w:val="434343"/>
                <w:sz w:val="20"/>
                <w:szCs w:val="20"/>
              </w:rPr>
            </w:pPr>
            <w:r w:rsidDel="00000000" w:rsidR="00000000" w:rsidRPr="00000000">
              <w:rPr>
                <w:color w:val="434343"/>
                <w:sz w:val="20"/>
                <w:szCs w:val="20"/>
                <w:rtl w:val="0"/>
              </w:rPr>
              <w:t xml:space="preserve">Identificador de la solicitud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E">
            <w:pPr>
              <w:spacing w:line="360" w:lineRule="auto"/>
              <w:rPr>
                <w:color w:val="434343"/>
                <w:sz w:val="20"/>
                <w:szCs w:val="20"/>
              </w:rPr>
            </w:pPr>
            <w:r w:rsidDel="00000000" w:rsidR="00000000" w:rsidRPr="00000000">
              <w:rPr>
                <w:color w:val="434343"/>
                <w:sz w:val="20"/>
                <w:szCs w:val="20"/>
                <w:rtl w:val="0"/>
              </w:rPr>
              <w:t xml:space="preserve">Caracteres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F">
            <w:pPr>
              <w:spacing w:line="360" w:lineRule="auto"/>
              <w:rPr>
                <w:color w:val="434343"/>
                <w:sz w:val="20"/>
                <w:szCs w:val="20"/>
              </w:rPr>
            </w:pPr>
            <w:r w:rsidDel="00000000" w:rsidR="00000000" w:rsidRPr="00000000">
              <w:rPr>
                <w:color w:val="434343"/>
                <w:sz w:val="20"/>
                <w:szCs w:val="20"/>
                <w:rtl w:val="0"/>
              </w:rPr>
              <w:t xml:space="preserve">002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0">
            <w:pPr>
              <w:spacing w:line="360" w:lineRule="auto"/>
              <w:rPr>
                <w:color w:val="434343"/>
                <w:sz w:val="20"/>
                <w:szCs w:val="20"/>
              </w:rPr>
            </w:pPr>
            <w:r w:rsidDel="00000000" w:rsidR="00000000" w:rsidRPr="00000000">
              <w:rPr>
                <w:color w:val="434343"/>
                <w:sz w:val="20"/>
                <w:szCs w:val="20"/>
                <w:rtl w:val="0"/>
              </w:rPr>
              <w:t xml:space="preserve">fechaInicioSuplente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1">
            <w:pPr>
              <w:spacing w:line="360" w:lineRule="auto"/>
              <w:rPr>
                <w:color w:val="434343"/>
                <w:sz w:val="20"/>
                <w:szCs w:val="20"/>
              </w:rPr>
            </w:pPr>
            <w:r w:rsidDel="00000000" w:rsidR="00000000" w:rsidRPr="00000000">
              <w:rPr>
                <w:color w:val="434343"/>
                <w:sz w:val="20"/>
                <w:szCs w:val="20"/>
                <w:rtl w:val="0"/>
              </w:rPr>
              <w:t xml:space="preserve">Fecha de inicio en el que el empleado va a suplir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2">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3">
            <w:pPr>
              <w:spacing w:line="360" w:lineRule="auto"/>
              <w:rPr>
                <w:color w:val="434343"/>
                <w:sz w:val="20"/>
                <w:szCs w:val="20"/>
              </w:rPr>
            </w:pPr>
            <w:r w:rsidDel="00000000" w:rsidR="00000000" w:rsidRPr="00000000">
              <w:rPr>
                <w:color w:val="434343"/>
                <w:sz w:val="20"/>
                <w:szCs w:val="20"/>
                <w:rtl w:val="0"/>
              </w:rPr>
              <w:t xml:space="preserve">07/03/2020</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4">
            <w:pPr>
              <w:spacing w:line="360" w:lineRule="auto"/>
              <w:rPr>
                <w:color w:val="434343"/>
                <w:sz w:val="20"/>
                <w:szCs w:val="20"/>
              </w:rPr>
            </w:pPr>
            <w:r w:rsidDel="00000000" w:rsidR="00000000" w:rsidRPr="00000000">
              <w:rPr>
                <w:color w:val="434343"/>
                <w:sz w:val="20"/>
                <w:szCs w:val="20"/>
                <w:rtl w:val="0"/>
              </w:rPr>
              <w:t xml:space="preserve">fechaFinSuplente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5">
            <w:pPr>
              <w:spacing w:line="360" w:lineRule="auto"/>
              <w:rPr>
                <w:color w:val="434343"/>
                <w:sz w:val="20"/>
                <w:szCs w:val="20"/>
              </w:rPr>
            </w:pPr>
            <w:r w:rsidDel="00000000" w:rsidR="00000000" w:rsidRPr="00000000">
              <w:rPr>
                <w:color w:val="434343"/>
                <w:sz w:val="20"/>
                <w:szCs w:val="20"/>
                <w:rtl w:val="0"/>
              </w:rPr>
              <w:t xml:space="preserve">Fecha fin en el que el empleado va a suplir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6">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7">
            <w:pPr>
              <w:spacing w:line="360" w:lineRule="auto"/>
              <w:rPr>
                <w:color w:val="434343"/>
                <w:sz w:val="20"/>
                <w:szCs w:val="20"/>
              </w:rPr>
            </w:pPr>
            <w:r w:rsidDel="00000000" w:rsidR="00000000" w:rsidRPr="00000000">
              <w:rPr>
                <w:color w:val="434343"/>
                <w:sz w:val="20"/>
                <w:szCs w:val="20"/>
                <w:rtl w:val="0"/>
              </w:rPr>
              <w:t xml:space="preserve">14/03/2020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8">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9">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A">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B">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7C">
            <w:pPr>
              <w:spacing w:line="360" w:lineRule="auto"/>
              <w:rPr>
                <w:b w:val="1"/>
                <w:color w:val="434343"/>
                <w:sz w:val="20"/>
                <w:szCs w:val="20"/>
              </w:rPr>
            </w:pPr>
            <w:r w:rsidDel="00000000" w:rsidR="00000000" w:rsidRPr="00000000">
              <w:rPr>
                <w:b w:val="1"/>
                <w:color w:val="434343"/>
                <w:sz w:val="20"/>
                <w:szCs w:val="20"/>
                <w:rtl w:val="0"/>
              </w:rPr>
              <w:t xml:space="preserve">Admin</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7D">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7E">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7F">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80">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81">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82">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83">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4">
            <w:pPr>
              <w:spacing w:line="360" w:lineRule="auto"/>
              <w:rPr>
                <w:color w:val="434343"/>
                <w:sz w:val="20"/>
                <w:szCs w:val="20"/>
              </w:rPr>
            </w:pPr>
            <w:r w:rsidDel="00000000" w:rsidR="00000000" w:rsidRPr="00000000">
              <w:rPr>
                <w:color w:val="434343"/>
                <w:sz w:val="20"/>
                <w:szCs w:val="20"/>
                <w:rtl w:val="0"/>
              </w:rPr>
              <w:t xml:space="preserve">idAdmin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5">
            <w:pPr>
              <w:spacing w:line="360" w:lineRule="auto"/>
              <w:rPr>
                <w:color w:val="434343"/>
                <w:sz w:val="20"/>
                <w:szCs w:val="20"/>
              </w:rPr>
            </w:pPr>
            <w:r w:rsidDel="00000000" w:rsidR="00000000" w:rsidRPr="00000000">
              <w:rPr>
                <w:color w:val="434343"/>
                <w:sz w:val="20"/>
                <w:szCs w:val="20"/>
                <w:rtl w:val="0"/>
              </w:rPr>
              <w:t xml:space="preserve">Identificador de administrador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6">
            <w:pPr>
              <w:spacing w:line="360" w:lineRule="auto"/>
              <w:rPr>
                <w:color w:val="434343"/>
                <w:sz w:val="20"/>
                <w:szCs w:val="20"/>
              </w:rPr>
            </w:pPr>
            <w:r w:rsidDel="00000000" w:rsidR="00000000" w:rsidRPr="00000000">
              <w:rPr>
                <w:color w:val="434343"/>
                <w:sz w:val="20"/>
                <w:szCs w:val="20"/>
                <w:rtl w:val="0"/>
              </w:rPr>
              <w:t xml:space="preserve">Caracteres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7">
            <w:pPr>
              <w:spacing w:line="360" w:lineRule="auto"/>
              <w:rPr>
                <w:color w:val="434343"/>
                <w:sz w:val="20"/>
                <w:szCs w:val="20"/>
              </w:rPr>
            </w:pPr>
            <w:r w:rsidDel="00000000" w:rsidR="00000000" w:rsidRPr="00000000">
              <w:rPr>
                <w:color w:val="434343"/>
                <w:sz w:val="20"/>
                <w:szCs w:val="20"/>
                <w:rtl w:val="0"/>
              </w:rPr>
              <w:t xml:space="preserve">002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8">
            <w:pPr>
              <w:spacing w:line="360" w:lineRule="auto"/>
              <w:rPr>
                <w:color w:val="434343"/>
                <w:sz w:val="20"/>
                <w:szCs w:val="20"/>
              </w:rPr>
            </w:pPr>
            <w:r w:rsidDel="00000000" w:rsidR="00000000" w:rsidRPr="00000000">
              <w:rPr>
                <w:color w:val="434343"/>
                <w:sz w:val="20"/>
                <w:szCs w:val="20"/>
                <w:rtl w:val="0"/>
              </w:rPr>
              <w:t xml:space="preserve">nombre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9">
            <w:pPr>
              <w:spacing w:line="360" w:lineRule="auto"/>
              <w:rPr>
                <w:color w:val="434343"/>
                <w:sz w:val="20"/>
                <w:szCs w:val="20"/>
              </w:rPr>
            </w:pPr>
            <w:r w:rsidDel="00000000" w:rsidR="00000000" w:rsidRPr="00000000">
              <w:rPr>
                <w:color w:val="434343"/>
                <w:sz w:val="20"/>
                <w:szCs w:val="20"/>
                <w:rtl w:val="0"/>
              </w:rPr>
              <w:t xml:space="preserve">Nombre del administrador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A">
            <w:pPr>
              <w:spacing w:line="360" w:lineRule="auto"/>
              <w:rPr>
                <w:color w:val="434343"/>
                <w:sz w:val="20"/>
                <w:szCs w:val="20"/>
              </w:rPr>
            </w:pPr>
            <w:r w:rsidDel="00000000" w:rsidR="00000000" w:rsidRPr="00000000">
              <w:rPr>
                <w:color w:val="434343"/>
                <w:sz w:val="20"/>
                <w:szCs w:val="20"/>
                <w:rtl w:val="0"/>
              </w:rPr>
              <w:t xml:space="preserve">Caracteres (20)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B">
            <w:pPr>
              <w:spacing w:line="360" w:lineRule="auto"/>
              <w:rPr>
                <w:color w:val="434343"/>
                <w:sz w:val="20"/>
                <w:szCs w:val="20"/>
              </w:rPr>
            </w:pPr>
            <w:r w:rsidDel="00000000" w:rsidR="00000000" w:rsidRPr="00000000">
              <w:rPr>
                <w:color w:val="434343"/>
                <w:sz w:val="20"/>
                <w:szCs w:val="20"/>
                <w:rtl w:val="0"/>
              </w:rPr>
              <w:t xml:space="preserve">Mauricio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C">
            <w:pPr>
              <w:spacing w:line="360" w:lineRule="auto"/>
              <w:rPr>
                <w:color w:val="434343"/>
                <w:sz w:val="20"/>
                <w:szCs w:val="20"/>
              </w:rPr>
            </w:pPr>
            <w:r w:rsidDel="00000000" w:rsidR="00000000" w:rsidRPr="00000000">
              <w:rPr>
                <w:color w:val="434343"/>
                <w:sz w:val="20"/>
                <w:szCs w:val="20"/>
                <w:rtl w:val="0"/>
              </w:rPr>
              <w:t xml:space="preserve">apellidoPat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D">
            <w:pPr>
              <w:spacing w:line="360" w:lineRule="auto"/>
              <w:rPr>
                <w:color w:val="434343"/>
                <w:sz w:val="20"/>
                <w:szCs w:val="20"/>
              </w:rPr>
            </w:pPr>
            <w:r w:rsidDel="00000000" w:rsidR="00000000" w:rsidRPr="00000000">
              <w:rPr>
                <w:color w:val="434343"/>
                <w:sz w:val="20"/>
                <w:szCs w:val="20"/>
                <w:rtl w:val="0"/>
              </w:rPr>
              <w:t xml:space="preserve">Apellido paterno del administrador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E">
            <w:pPr>
              <w:spacing w:line="360" w:lineRule="auto"/>
              <w:rPr>
                <w:color w:val="434343"/>
                <w:sz w:val="20"/>
                <w:szCs w:val="20"/>
              </w:rPr>
            </w:pPr>
            <w:r w:rsidDel="00000000" w:rsidR="00000000" w:rsidRPr="00000000">
              <w:rPr>
                <w:color w:val="434343"/>
                <w:sz w:val="20"/>
                <w:szCs w:val="20"/>
                <w:rtl w:val="0"/>
              </w:rPr>
              <w:t xml:space="preserve">Caracteres (20)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F">
            <w:pPr>
              <w:spacing w:line="360" w:lineRule="auto"/>
              <w:rPr>
                <w:color w:val="434343"/>
                <w:sz w:val="20"/>
                <w:szCs w:val="20"/>
              </w:rPr>
            </w:pPr>
            <w:r w:rsidDel="00000000" w:rsidR="00000000" w:rsidRPr="00000000">
              <w:rPr>
                <w:color w:val="434343"/>
                <w:sz w:val="20"/>
                <w:szCs w:val="20"/>
                <w:rtl w:val="0"/>
              </w:rPr>
              <w:t xml:space="preserve">Flores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0">
            <w:pPr>
              <w:spacing w:line="360" w:lineRule="auto"/>
              <w:rPr>
                <w:color w:val="434343"/>
                <w:sz w:val="20"/>
                <w:szCs w:val="20"/>
              </w:rPr>
            </w:pPr>
            <w:r w:rsidDel="00000000" w:rsidR="00000000" w:rsidRPr="00000000">
              <w:rPr>
                <w:color w:val="434343"/>
                <w:sz w:val="20"/>
                <w:szCs w:val="20"/>
                <w:rtl w:val="0"/>
              </w:rPr>
              <w:t xml:space="preserve">apellidoMat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1">
            <w:pPr>
              <w:spacing w:line="360" w:lineRule="auto"/>
              <w:rPr>
                <w:color w:val="434343"/>
                <w:sz w:val="20"/>
                <w:szCs w:val="20"/>
              </w:rPr>
            </w:pPr>
            <w:r w:rsidDel="00000000" w:rsidR="00000000" w:rsidRPr="00000000">
              <w:rPr>
                <w:color w:val="434343"/>
                <w:sz w:val="20"/>
                <w:szCs w:val="20"/>
                <w:rtl w:val="0"/>
              </w:rPr>
              <w:t xml:space="preserve">Apellido materno del administrador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2">
            <w:pPr>
              <w:spacing w:line="360" w:lineRule="auto"/>
              <w:rPr>
                <w:color w:val="434343"/>
                <w:sz w:val="20"/>
                <w:szCs w:val="20"/>
              </w:rPr>
            </w:pPr>
            <w:r w:rsidDel="00000000" w:rsidR="00000000" w:rsidRPr="00000000">
              <w:rPr>
                <w:color w:val="434343"/>
                <w:sz w:val="20"/>
                <w:szCs w:val="20"/>
                <w:rtl w:val="0"/>
              </w:rPr>
              <w:t xml:space="preserve">Caracteres (20)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3">
            <w:pPr>
              <w:spacing w:line="360" w:lineRule="auto"/>
              <w:rPr>
                <w:color w:val="434343"/>
                <w:sz w:val="20"/>
                <w:szCs w:val="20"/>
              </w:rPr>
            </w:pPr>
            <w:r w:rsidDel="00000000" w:rsidR="00000000" w:rsidRPr="00000000">
              <w:rPr>
                <w:color w:val="434343"/>
                <w:sz w:val="20"/>
                <w:szCs w:val="20"/>
                <w:rtl w:val="0"/>
              </w:rPr>
              <w:t xml:space="preserve">Ramírez</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4">
            <w:pPr>
              <w:spacing w:line="360" w:lineRule="auto"/>
              <w:rPr>
                <w:color w:val="434343"/>
                <w:sz w:val="20"/>
                <w:szCs w:val="20"/>
              </w:rPr>
            </w:pPr>
            <w:r w:rsidDel="00000000" w:rsidR="00000000" w:rsidRPr="00000000">
              <w:rPr>
                <w:color w:val="434343"/>
                <w:sz w:val="20"/>
                <w:szCs w:val="20"/>
                <w:rtl w:val="0"/>
              </w:rPr>
              <w:t xml:space="preserve">email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5">
            <w:pPr>
              <w:spacing w:line="360" w:lineRule="auto"/>
              <w:rPr>
                <w:color w:val="434343"/>
                <w:sz w:val="20"/>
                <w:szCs w:val="20"/>
              </w:rPr>
            </w:pPr>
            <w:r w:rsidDel="00000000" w:rsidR="00000000" w:rsidRPr="00000000">
              <w:rPr>
                <w:color w:val="434343"/>
                <w:sz w:val="20"/>
                <w:szCs w:val="20"/>
                <w:rtl w:val="0"/>
              </w:rPr>
              <w:t xml:space="preserve">Correo electrónico de administrador con terminación terminación @natgasa.com.mx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6">
            <w:pPr>
              <w:spacing w:line="360" w:lineRule="auto"/>
              <w:rPr>
                <w:color w:val="434343"/>
                <w:sz w:val="20"/>
                <w:szCs w:val="20"/>
              </w:rPr>
            </w:pPr>
            <w:r w:rsidDel="00000000" w:rsidR="00000000" w:rsidRPr="00000000">
              <w:rPr>
                <w:color w:val="434343"/>
                <w:sz w:val="20"/>
                <w:szCs w:val="20"/>
                <w:rtl w:val="0"/>
              </w:rPr>
              <w:t xml:space="preserve">Caracteres (100)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7">
            <w:pPr>
              <w:spacing w:line="360" w:lineRule="auto"/>
              <w:rPr>
                <w:color w:val="434343"/>
                <w:sz w:val="20"/>
                <w:szCs w:val="20"/>
              </w:rPr>
            </w:pPr>
            <w:r w:rsidDel="00000000" w:rsidR="00000000" w:rsidRPr="00000000">
              <w:rPr>
                <w:color w:val="434343"/>
                <w:sz w:val="20"/>
                <w:szCs w:val="20"/>
                <w:rtl w:val="0"/>
              </w:rPr>
              <w:t xml:space="preserve">mauricioFlores@natgas.com.mx</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8">
            <w:pPr>
              <w:spacing w:line="360" w:lineRule="auto"/>
              <w:rPr>
                <w:color w:val="434343"/>
                <w:sz w:val="20"/>
                <w:szCs w:val="20"/>
              </w:rPr>
            </w:pPr>
            <w:r w:rsidDel="00000000" w:rsidR="00000000" w:rsidRPr="00000000">
              <w:rPr>
                <w:color w:val="434343"/>
                <w:sz w:val="20"/>
                <w:szCs w:val="20"/>
                <w:rtl w:val="0"/>
              </w:rPr>
              <w:t xml:space="preserve">noTelefonico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9">
            <w:pPr>
              <w:spacing w:line="360" w:lineRule="auto"/>
              <w:rPr>
                <w:color w:val="434343"/>
                <w:sz w:val="20"/>
                <w:szCs w:val="20"/>
              </w:rPr>
            </w:pPr>
            <w:r w:rsidDel="00000000" w:rsidR="00000000" w:rsidRPr="00000000">
              <w:rPr>
                <w:color w:val="434343"/>
                <w:sz w:val="20"/>
                <w:szCs w:val="20"/>
                <w:rtl w:val="0"/>
              </w:rPr>
              <w:t xml:space="preserve">Número de teléfono del administrador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A">
            <w:pPr>
              <w:spacing w:line="360" w:lineRule="auto"/>
              <w:rPr>
                <w:color w:val="434343"/>
                <w:sz w:val="20"/>
                <w:szCs w:val="20"/>
              </w:rPr>
            </w:pPr>
            <w:r w:rsidDel="00000000" w:rsidR="00000000" w:rsidRPr="00000000">
              <w:rPr>
                <w:color w:val="434343"/>
                <w:sz w:val="20"/>
                <w:szCs w:val="20"/>
                <w:rtl w:val="0"/>
              </w:rPr>
              <w:t xml:space="preserve">Caracteres (15)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B">
            <w:pPr>
              <w:spacing w:line="360" w:lineRule="auto"/>
              <w:rPr>
                <w:color w:val="434343"/>
                <w:sz w:val="20"/>
                <w:szCs w:val="20"/>
              </w:rPr>
            </w:pPr>
            <w:r w:rsidDel="00000000" w:rsidR="00000000" w:rsidRPr="00000000">
              <w:rPr>
                <w:color w:val="434343"/>
                <w:sz w:val="20"/>
                <w:szCs w:val="20"/>
                <w:rtl w:val="0"/>
              </w:rPr>
              <w:t xml:space="preserve">524448974862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C">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D">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E">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F">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A0">
            <w:pPr>
              <w:spacing w:line="360" w:lineRule="auto"/>
              <w:rPr>
                <w:b w:val="1"/>
                <w:color w:val="434343"/>
                <w:sz w:val="20"/>
                <w:szCs w:val="20"/>
              </w:rPr>
            </w:pPr>
            <w:r w:rsidDel="00000000" w:rsidR="00000000" w:rsidRPr="00000000">
              <w:rPr>
                <w:b w:val="1"/>
                <w:color w:val="434343"/>
                <w:sz w:val="20"/>
                <w:szCs w:val="20"/>
                <w:rtl w:val="0"/>
              </w:rPr>
              <w:t xml:space="preserve">Anuncios</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A1">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A2">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A3">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A4">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A5">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A6">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A7">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8">
            <w:pPr>
              <w:spacing w:line="360" w:lineRule="auto"/>
              <w:rPr>
                <w:color w:val="434343"/>
                <w:sz w:val="20"/>
                <w:szCs w:val="20"/>
              </w:rPr>
            </w:pPr>
            <w:r w:rsidDel="00000000" w:rsidR="00000000" w:rsidRPr="00000000">
              <w:rPr>
                <w:color w:val="434343"/>
                <w:sz w:val="20"/>
                <w:szCs w:val="20"/>
                <w:rtl w:val="0"/>
              </w:rPr>
              <w:t xml:space="preserve">idAnuncio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9">
            <w:pPr>
              <w:spacing w:line="360" w:lineRule="auto"/>
              <w:rPr>
                <w:color w:val="434343"/>
                <w:sz w:val="20"/>
                <w:szCs w:val="20"/>
              </w:rPr>
            </w:pPr>
            <w:r w:rsidDel="00000000" w:rsidR="00000000" w:rsidRPr="00000000">
              <w:rPr>
                <w:color w:val="434343"/>
                <w:sz w:val="20"/>
                <w:szCs w:val="20"/>
                <w:rtl w:val="0"/>
              </w:rPr>
              <w:t xml:space="preserve">Identificador del anuncio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A">
            <w:pPr>
              <w:spacing w:line="360" w:lineRule="auto"/>
              <w:rPr>
                <w:color w:val="434343"/>
                <w:sz w:val="20"/>
                <w:szCs w:val="20"/>
              </w:rPr>
            </w:pPr>
            <w:r w:rsidDel="00000000" w:rsidR="00000000" w:rsidRPr="00000000">
              <w:rPr>
                <w:color w:val="434343"/>
                <w:sz w:val="20"/>
                <w:szCs w:val="20"/>
                <w:rtl w:val="0"/>
              </w:rPr>
              <w:t xml:space="preserve">Caracteres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B">
            <w:pPr>
              <w:spacing w:line="360" w:lineRule="auto"/>
              <w:rPr>
                <w:color w:val="434343"/>
                <w:sz w:val="20"/>
                <w:szCs w:val="20"/>
              </w:rPr>
            </w:pPr>
            <w:r w:rsidDel="00000000" w:rsidR="00000000" w:rsidRPr="00000000">
              <w:rPr>
                <w:color w:val="434343"/>
                <w:sz w:val="20"/>
                <w:szCs w:val="20"/>
                <w:rtl w:val="0"/>
              </w:rPr>
              <w:t xml:space="preserve">002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C">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D">
            <w:pPr>
              <w:spacing w:line="360" w:lineRule="auto"/>
              <w:rPr>
                <w:color w:val="434343"/>
                <w:sz w:val="20"/>
                <w:szCs w:val="20"/>
              </w:rPr>
            </w:pPr>
            <w:r w:rsidDel="00000000" w:rsidR="00000000" w:rsidRPr="00000000">
              <w:rPr>
                <w:color w:val="434343"/>
                <w:sz w:val="20"/>
                <w:szCs w:val="20"/>
                <w:rtl w:val="0"/>
              </w:rPr>
              <w:t xml:space="preserve">Fecha de publicación del anuncio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E">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F">
            <w:pPr>
              <w:spacing w:line="360" w:lineRule="auto"/>
              <w:rPr>
                <w:color w:val="434343"/>
                <w:sz w:val="20"/>
                <w:szCs w:val="20"/>
              </w:rPr>
            </w:pPr>
            <w:r w:rsidDel="00000000" w:rsidR="00000000" w:rsidRPr="00000000">
              <w:rPr>
                <w:color w:val="434343"/>
                <w:sz w:val="20"/>
                <w:szCs w:val="20"/>
                <w:rtl w:val="0"/>
              </w:rPr>
              <w:t xml:space="preserve">12/12/2022</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0">
            <w:pPr>
              <w:spacing w:line="360" w:lineRule="auto"/>
              <w:rPr>
                <w:color w:val="434343"/>
                <w:sz w:val="20"/>
                <w:szCs w:val="20"/>
              </w:rPr>
            </w:pPr>
            <w:r w:rsidDel="00000000" w:rsidR="00000000" w:rsidRPr="00000000">
              <w:rPr>
                <w:color w:val="434343"/>
                <w:sz w:val="20"/>
                <w:szCs w:val="20"/>
                <w:rtl w:val="0"/>
              </w:rPr>
              <w:t xml:space="preserve">titulo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1">
            <w:pPr>
              <w:spacing w:line="360" w:lineRule="auto"/>
              <w:rPr>
                <w:color w:val="434343"/>
                <w:sz w:val="20"/>
                <w:szCs w:val="20"/>
              </w:rPr>
            </w:pPr>
            <w:r w:rsidDel="00000000" w:rsidR="00000000" w:rsidRPr="00000000">
              <w:rPr>
                <w:color w:val="434343"/>
                <w:sz w:val="20"/>
                <w:szCs w:val="20"/>
                <w:rtl w:val="0"/>
              </w:rPr>
              <w:t xml:space="preserve">Título del anuncio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2">
            <w:pPr>
              <w:spacing w:line="360" w:lineRule="auto"/>
              <w:rPr>
                <w:color w:val="434343"/>
                <w:sz w:val="20"/>
                <w:szCs w:val="20"/>
              </w:rPr>
            </w:pPr>
            <w:r w:rsidDel="00000000" w:rsidR="00000000" w:rsidRPr="00000000">
              <w:rPr>
                <w:color w:val="434343"/>
                <w:sz w:val="20"/>
                <w:szCs w:val="20"/>
                <w:rtl w:val="0"/>
              </w:rPr>
              <w:t xml:space="preserve">Caracteres (200)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3">
            <w:pPr>
              <w:spacing w:line="360" w:lineRule="auto"/>
              <w:rPr>
                <w:color w:val="434343"/>
                <w:sz w:val="20"/>
                <w:szCs w:val="20"/>
              </w:rPr>
            </w:pPr>
            <w:r w:rsidDel="00000000" w:rsidR="00000000" w:rsidRPr="00000000">
              <w:rPr>
                <w:color w:val="434343"/>
                <w:sz w:val="20"/>
                <w:szCs w:val="20"/>
                <w:rtl w:val="0"/>
              </w:rPr>
              <w:t xml:space="preserve">Se abre nuevo parque dentro de campus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4">
            <w:pPr>
              <w:spacing w:line="360" w:lineRule="auto"/>
              <w:rPr>
                <w:color w:val="434343"/>
                <w:sz w:val="20"/>
                <w:szCs w:val="20"/>
              </w:rPr>
            </w:pPr>
            <w:r w:rsidDel="00000000" w:rsidR="00000000" w:rsidRPr="00000000">
              <w:rPr>
                <w:color w:val="434343"/>
                <w:sz w:val="20"/>
                <w:szCs w:val="20"/>
                <w:rtl w:val="0"/>
              </w:rPr>
              <w:t xml:space="preserve">pin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5">
            <w:pPr>
              <w:spacing w:line="360" w:lineRule="auto"/>
              <w:rPr>
                <w:color w:val="434343"/>
                <w:sz w:val="20"/>
                <w:szCs w:val="20"/>
              </w:rPr>
            </w:pPr>
            <w:r w:rsidDel="00000000" w:rsidR="00000000" w:rsidRPr="00000000">
              <w:rPr>
                <w:color w:val="434343"/>
                <w:sz w:val="20"/>
                <w:szCs w:val="20"/>
                <w:rtl w:val="0"/>
              </w:rPr>
              <w:t xml:space="preserve">Prioridad del anuncio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6">
            <w:pPr>
              <w:spacing w:line="360" w:lineRule="auto"/>
              <w:rPr>
                <w:color w:val="434343"/>
                <w:sz w:val="20"/>
                <w:szCs w:val="20"/>
              </w:rPr>
            </w:pPr>
            <w:r w:rsidDel="00000000" w:rsidR="00000000" w:rsidRPr="00000000">
              <w:rPr>
                <w:color w:val="434343"/>
                <w:sz w:val="20"/>
                <w:szCs w:val="20"/>
                <w:rtl w:val="0"/>
              </w:rPr>
              <w:t xml:space="preserve">Bool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7">
            <w:pPr>
              <w:spacing w:line="360" w:lineRule="auto"/>
              <w:rPr>
                <w:color w:val="434343"/>
                <w:sz w:val="20"/>
                <w:szCs w:val="20"/>
              </w:rPr>
            </w:pPr>
            <w:r w:rsidDel="00000000" w:rsidR="00000000" w:rsidRPr="00000000">
              <w:rPr>
                <w:color w:val="434343"/>
                <w:sz w:val="20"/>
                <w:szCs w:val="20"/>
                <w:rtl w:val="0"/>
              </w:rPr>
              <w:t xml:space="preserve">true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8">
            <w:pPr>
              <w:spacing w:line="360" w:lineRule="auto"/>
              <w:rPr>
                <w:color w:val="434343"/>
                <w:sz w:val="20"/>
                <w:szCs w:val="20"/>
              </w:rPr>
            </w:pPr>
            <w:r w:rsidDel="00000000" w:rsidR="00000000" w:rsidRPr="00000000">
              <w:rPr>
                <w:color w:val="434343"/>
                <w:sz w:val="20"/>
                <w:szCs w:val="20"/>
                <w:rtl w:val="0"/>
              </w:rPr>
              <w:t xml:space="preserve">expiracion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9">
            <w:pPr>
              <w:spacing w:line="360" w:lineRule="auto"/>
              <w:rPr>
                <w:color w:val="434343"/>
                <w:sz w:val="20"/>
                <w:szCs w:val="20"/>
              </w:rPr>
            </w:pPr>
            <w:r w:rsidDel="00000000" w:rsidR="00000000" w:rsidRPr="00000000">
              <w:rPr>
                <w:color w:val="434343"/>
                <w:sz w:val="20"/>
                <w:szCs w:val="20"/>
                <w:rtl w:val="0"/>
              </w:rPr>
              <w:t xml:space="preserve">Fecha de caducación para el anuncio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A">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B">
            <w:pPr>
              <w:spacing w:line="360" w:lineRule="auto"/>
              <w:rPr>
                <w:color w:val="434343"/>
                <w:sz w:val="20"/>
                <w:szCs w:val="20"/>
              </w:rPr>
            </w:pPr>
            <w:r w:rsidDel="00000000" w:rsidR="00000000" w:rsidRPr="00000000">
              <w:rPr>
                <w:color w:val="434343"/>
                <w:sz w:val="20"/>
                <w:szCs w:val="20"/>
                <w:rtl w:val="0"/>
              </w:rPr>
              <w:t xml:space="preserve">04/12/2022</w:t>
            </w:r>
          </w:p>
        </w:tc>
      </w:tr>
      <w:tr>
        <w:trPr>
          <w:cantSplit w:val="0"/>
          <w:trHeight w:val="12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C">
            <w:pPr>
              <w:spacing w:line="360" w:lineRule="auto"/>
              <w:rPr>
                <w:color w:val="434343"/>
                <w:sz w:val="20"/>
                <w:szCs w:val="20"/>
              </w:rPr>
            </w:pPr>
            <w:r w:rsidDel="00000000" w:rsidR="00000000" w:rsidRPr="00000000">
              <w:rPr>
                <w:color w:val="434343"/>
                <w:sz w:val="20"/>
                <w:szCs w:val="20"/>
                <w:rtl w:val="0"/>
              </w:rPr>
              <w:t xml:space="preserve">texto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D">
            <w:pPr>
              <w:spacing w:line="360" w:lineRule="auto"/>
              <w:rPr>
                <w:color w:val="434343"/>
                <w:sz w:val="20"/>
                <w:szCs w:val="20"/>
              </w:rPr>
            </w:pPr>
            <w:r w:rsidDel="00000000" w:rsidR="00000000" w:rsidRPr="00000000">
              <w:rPr>
                <w:color w:val="434343"/>
                <w:sz w:val="20"/>
                <w:szCs w:val="20"/>
                <w:rtl w:val="0"/>
              </w:rPr>
              <w:t xml:space="preserve">Contenido del anuncio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E">
            <w:pPr>
              <w:spacing w:line="360" w:lineRule="auto"/>
              <w:rPr>
                <w:color w:val="434343"/>
                <w:sz w:val="20"/>
                <w:szCs w:val="20"/>
              </w:rPr>
            </w:pPr>
            <w:r w:rsidDel="00000000" w:rsidR="00000000" w:rsidRPr="00000000">
              <w:rPr>
                <w:color w:val="434343"/>
                <w:sz w:val="20"/>
                <w:szCs w:val="20"/>
                <w:rtl w:val="0"/>
              </w:rPr>
              <w:t xml:space="preserve">Caracteres (10000)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F">
            <w:pPr>
              <w:spacing w:line="360" w:lineRule="auto"/>
              <w:rPr>
                <w:color w:val="434343"/>
                <w:sz w:val="20"/>
                <w:szCs w:val="20"/>
              </w:rPr>
            </w:pPr>
            <w:r w:rsidDel="00000000" w:rsidR="00000000" w:rsidRPr="00000000">
              <w:rPr>
                <w:color w:val="434343"/>
                <w:sz w:val="20"/>
                <w:szCs w:val="20"/>
                <w:rtl w:val="0"/>
              </w:rPr>
              <w:t xml:space="preserve">Recientemente se ha abierto un parque en nuestro campus para actividades recreativas, puedes visitarlo a partir de la próxima semana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0">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1">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2">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3">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C4">
            <w:pPr>
              <w:spacing w:line="360" w:lineRule="auto"/>
              <w:rPr>
                <w:b w:val="1"/>
                <w:color w:val="434343"/>
                <w:sz w:val="20"/>
                <w:szCs w:val="20"/>
              </w:rPr>
            </w:pPr>
            <w:r w:rsidDel="00000000" w:rsidR="00000000" w:rsidRPr="00000000">
              <w:rPr>
                <w:b w:val="1"/>
                <w:color w:val="434343"/>
                <w:sz w:val="20"/>
                <w:szCs w:val="20"/>
                <w:rtl w:val="0"/>
              </w:rPr>
              <w:t xml:space="preserve">Banners</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C5">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C6">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C7">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C8">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C9">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CA">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CB">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C">
            <w:pPr>
              <w:spacing w:line="360" w:lineRule="auto"/>
              <w:rPr>
                <w:color w:val="434343"/>
                <w:sz w:val="20"/>
                <w:szCs w:val="20"/>
              </w:rPr>
            </w:pPr>
            <w:r w:rsidDel="00000000" w:rsidR="00000000" w:rsidRPr="00000000">
              <w:rPr>
                <w:color w:val="434343"/>
                <w:sz w:val="20"/>
                <w:szCs w:val="20"/>
                <w:rtl w:val="0"/>
              </w:rPr>
              <w:t xml:space="preserve">idBanner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D">
            <w:pPr>
              <w:spacing w:line="360" w:lineRule="auto"/>
              <w:rPr>
                <w:color w:val="434343"/>
                <w:sz w:val="20"/>
                <w:szCs w:val="20"/>
              </w:rPr>
            </w:pPr>
            <w:r w:rsidDel="00000000" w:rsidR="00000000" w:rsidRPr="00000000">
              <w:rPr>
                <w:color w:val="434343"/>
                <w:sz w:val="20"/>
                <w:szCs w:val="20"/>
                <w:rtl w:val="0"/>
              </w:rPr>
              <w:t xml:space="preserve">Identificador del banner de la noticia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E">
            <w:pPr>
              <w:spacing w:line="360" w:lineRule="auto"/>
              <w:rPr>
                <w:color w:val="434343"/>
                <w:sz w:val="20"/>
                <w:szCs w:val="20"/>
              </w:rPr>
            </w:pPr>
            <w:r w:rsidDel="00000000" w:rsidR="00000000" w:rsidRPr="00000000">
              <w:rPr>
                <w:color w:val="434343"/>
                <w:sz w:val="20"/>
                <w:szCs w:val="20"/>
                <w:rtl w:val="0"/>
              </w:rPr>
              <w:t xml:space="preserve">Caracteres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F">
            <w:pPr>
              <w:spacing w:line="360" w:lineRule="auto"/>
              <w:rPr>
                <w:color w:val="434343"/>
                <w:sz w:val="20"/>
                <w:szCs w:val="20"/>
              </w:rPr>
            </w:pPr>
            <w:r w:rsidDel="00000000" w:rsidR="00000000" w:rsidRPr="00000000">
              <w:rPr>
                <w:color w:val="434343"/>
                <w:sz w:val="20"/>
                <w:szCs w:val="20"/>
                <w:rtl w:val="0"/>
              </w:rPr>
              <w:t xml:space="preserve">123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0">
            <w:pPr>
              <w:spacing w:line="360" w:lineRule="auto"/>
              <w:rPr>
                <w:color w:val="434343"/>
                <w:sz w:val="20"/>
                <w:szCs w:val="20"/>
              </w:rPr>
            </w:pPr>
            <w:r w:rsidDel="00000000" w:rsidR="00000000" w:rsidRPr="00000000">
              <w:rPr>
                <w:color w:val="434343"/>
                <w:sz w:val="20"/>
                <w:szCs w:val="20"/>
                <w:rtl w:val="0"/>
              </w:rPr>
              <w:t xml:space="preserve">expiracion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1">
            <w:pPr>
              <w:spacing w:line="360" w:lineRule="auto"/>
              <w:rPr>
                <w:color w:val="434343"/>
                <w:sz w:val="20"/>
                <w:szCs w:val="20"/>
              </w:rPr>
            </w:pPr>
            <w:r w:rsidDel="00000000" w:rsidR="00000000" w:rsidRPr="00000000">
              <w:rPr>
                <w:color w:val="434343"/>
                <w:sz w:val="20"/>
                <w:szCs w:val="20"/>
                <w:rtl w:val="0"/>
              </w:rPr>
              <w:t xml:space="preserve">Fecha de caducación para el banner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2">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3">
            <w:pPr>
              <w:spacing w:line="360" w:lineRule="auto"/>
              <w:rPr>
                <w:color w:val="434343"/>
                <w:sz w:val="20"/>
                <w:szCs w:val="20"/>
              </w:rPr>
            </w:pPr>
            <w:r w:rsidDel="00000000" w:rsidR="00000000" w:rsidRPr="00000000">
              <w:rPr>
                <w:color w:val="434343"/>
                <w:sz w:val="20"/>
                <w:szCs w:val="20"/>
                <w:rtl w:val="0"/>
              </w:rPr>
              <w:t xml:space="preserve">04/12/2022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4">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5">
            <w:pPr>
              <w:spacing w:line="360" w:lineRule="auto"/>
              <w:rPr>
                <w:color w:val="434343"/>
                <w:sz w:val="20"/>
                <w:szCs w:val="20"/>
              </w:rPr>
            </w:pPr>
            <w:r w:rsidDel="00000000" w:rsidR="00000000" w:rsidRPr="00000000">
              <w:rPr>
                <w:color w:val="434343"/>
                <w:sz w:val="20"/>
                <w:szCs w:val="20"/>
                <w:rtl w:val="0"/>
              </w:rPr>
              <w:t xml:space="preserve">Fecha de publicación del banner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6">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7">
            <w:pPr>
              <w:spacing w:line="360" w:lineRule="auto"/>
              <w:rPr>
                <w:color w:val="434343"/>
                <w:sz w:val="20"/>
                <w:szCs w:val="20"/>
              </w:rPr>
            </w:pPr>
            <w:r w:rsidDel="00000000" w:rsidR="00000000" w:rsidRPr="00000000">
              <w:rPr>
                <w:color w:val="434343"/>
                <w:sz w:val="20"/>
                <w:szCs w:val="20"/>
                <w:rtl w:val="0"/>
              </w:rPr>
              <w:t xml:space="preserve">30/11/2022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8">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9">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A">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B">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DC">
            <w:pPr>
              <w:spacing w:line="360" w:lineRule="auto"/>
              <w:rPr>
                <w:b w:val="1"/>
                <w:color w:val="434343"/>
                <w:sz w:val="20"/>
                <w:szCs w:val="20"/>
              </w:rPr>
            </w:pPr>
            <w:r w:rsidDel="00000000" w:rsidR="00000000" w:rsidRPr="00000000">
              <w:rPr>
                <w:b w:val="1"/>
                <w:color w:val="434343"/>
                <w:sz w:val="20"/>
                <w:szCs w:val="20"/>
                <w:rtl w:val="0"/>
              </w:rPr>
              <w:t xml:space="preserve">recurso_digital</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DD">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DE">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DF">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E0">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E1">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E2">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E3">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4">
            <w:pPr>
              <w:spacing w:line="360" w:lineRule="auto"/>
              <w:rPr>
                <w:color w:val="434343"/>
                <w:sz w:val="20"/>
                <w:szCs w:val="20"/>
              </w:rPr>
            </w:pPr>
            <w:r w:rsidDel="00000000" w:rsidR="00000000" w:rsidRPr="00000000">
              <w:rPr>
                <w:color w:val="434343"/>
                <w:sz w:val="20"/>
                <w:szCs w:val="20"/>
                <w:rtl w:val="0"/>
              </w:rPr>
              <w:t xml:space="preserve">Url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5">
            <w:pPr>
              <w:spacing w:line="360" w:lineRule="auto"/>
              <w:rPr>
                <w:color w:val="434343"/>
                <w:sz w:val="20"/>
                <w:szCs w:val="20"/>
              </w:rPr>
            </w:pPr>
            <w:r w:rsidDel="00000000" w:rsidR="00000000" w:rsidRPr="00000000">
              <w:rPr>
                <w:color w:val="434343"/>
                <w:sz w:val="20"/>
                <w:szCs w:val="20"/>
                <w:rtl w:val="0"/>
              </w:rPr>
              <w:t xml:space="preserve">dirección en la que se encuentran los recursos gráficos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6">
            <w:pPr>
              <w:spacing w:line="360" w:lineRule="auto"/>
              <w:rPr>
                <w:color w:val="434343"/>
                <w:sz w:val="20"/>
                <w:szCs w:val="20"/>
              </w:rPr>
            </w:pPr>
            <w:r w:rsidDel="00000000" w:rsidR="00000000" w:rsidRPr="00000000">
              <w:rPr>
                <w:color w:val="434343"/>
                <w:sz w:val="20"/>
                <w:szCs w:val="20"/>
                <w:rtl w:val="0"/>
              </w:rPr>
              <w:t xml:space="preserve">Caracteres (200)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7">
            <w:pPr>
              <w:spacing w:line="360" w:lineRule="auto"/>
              <w:rPr>
                <w:color w:val="434343"/>
                <w:sz w:val="20"/>
                <w:szCs w:val="20"/>
              </w:rPr>
            </w:pPr>
            <w:r w:rsidDel="00000000" w:rsidR="00000000" w:rsidRPr="00000000">
              <w:rPr>
                <w:color w:val="434343"/>
                <w:sz w:val="20"/>
                <w:szCs w:val="20"/>
                <w:rtl w:val="0"/>
              </w:rPr>
              <w:t xml:space="preserve">/imagen2.png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8">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9">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A">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B">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EC">
            <w:pPr>
              <w:spacing w:line="360" w:lineRule="auto"/>
              <w:rPr>
                <w:b w:val="1"/>
                <w:color w:val="434343"/>
                <w:sz w:val="20"/>
                <w:szCs w:val="20"/>
              </w:rPr>
            </w:pPr>
            <w:r w:rsidDel="00000000" w:rsidR="00000000" w:rsidRPr="00000000">
              <w:rPr>
                <w:b w:val="1"/>
                <w:color w:val="434343"/>
                <w:sz w:val="20"/>
                <w:szCs w:val="20"/>
                <w:rtl w:val="0"/>
              </w:rPr>
              <w:t xml:space="preserve">Anuncios_recursoDigital</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ED">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EE">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EF">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F0">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F1">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F2">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F3">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4">
            <w:pPr>
              <w:spacing w:line="360" w:lineRule="auto"/>
              <w:rPr>
                <w:color w:val="434343"/>
                <w:sz w:val="20"/>
                <w:szCs w:val="20"/>
              </w:rPr>
            </w:pPr>
            <w:r w:rsidDel="00000000" w:rsidR="00000000" w:rsidRPr="00000000">
              <w:rPr>
                <w:color w:val="434343"/>
                <w:sz w:val="20"/>
                <w:szCs w:val="20"/>
                <w:rtl w:val="0"/>
              </w:rPr>
              <w:t xml:space="preserve">idAnuncio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5">
            <w:pPr>
              <w:spacing w:line="360" w:lineRule="auto"/>
              <w:rPr>
                <w:color w:val="434343"/>
                <w:sz w:val="20"/>
                <w:szCs w:val="20"/>
              </w:rPr>
            </w:pPr>
            <w:r w:rsidDel="00000000" w:rsidR="00000000" w:rsidRPr="00000000">
              <w:rPr>
                <w:color w:val="434343"/>
                <w:sz w:val="20"/>
                <w:szCs w:val="20"/>
                <w:rtl w:val="0"/>
              </w:rPr>
              <w:t xml:space="preserve">Identificador del anuncio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6">
            <w:pPr>
              <w:spacing w:line="360" w:lineRule="auto"/>
              <w:rPr>
                <w:color w:val="434343"/>
                <w:sz w:val="20"/>
                <w:szCs w:val="20"/>
              </w:rPr>
            </w:pPr>
            <w:r w:rsidDel="00000000" w:rsidR="00000000" w:rsidRPr="00000000">
              <w:rPr>
                <w:color w:val="434343"/>
                <w:sz w:val="20"/>
                <w:szCs w:val="20"/>
                <w:rtl w:val="0"/>
              </w:rPr>
              <w:t xml:space="preserve">Caracteres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7">
            <w:pPr>
              <w:spacing w:line="360" w:lineRule="auto"/>
              <w:rPr>
                <w:color w:val="434343"/>
                <w:sz w:val="20"/>
                <w:szCs w:val="20"/>
              </w:rPr>
            </w:pPr>
            <w:r w:rsidDel="00000000" w:rsidR="00000000" w:rsidRPr="00000000">
              <w:rPr>
                <w:color w:val="434343"/>
                <w:sz w:val="20"/>
                <w:szCs w:val="20"/>
                <w:rtl w:val="0"/>
              </w:rPr>
              <w:t xml:space="preserve">002</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8">
            <w:pPr>
              <w:spacing w:line="360" w:lineRule="auto"/>
              <w:rPr>
                <w:color w:val="434343"/>
                <w:sz w:val="20"/>
                <w:szCs w:val="20"/>
              </w:rPr>
            </w:pPr>
            <w:r w:rsidDel="00000000" w:rsidR="00000000" w:rsidRPr="00000000">
              <w:rPr>
                <w:color w:val="434343"/>
                <w:sz w:val="20"/>
                <w:szCs w:val="20"/>
                <w:rtl w:val="0"/>
              </w:rPr>
              <w:t xml:space="preserve">url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9">
            <w:pPr>
              <w:spacing w:line="360" w:lineRule="auto"/>
              <w:rPr>
                <w:color w:val="434343"/>
                <w:sz w:val="20"/>
                <w:szCs w:val="20"/>
              </w:rPr>
            </w:pPr>
            <w:r w:rsidDel="00000000" w:rsidR="00000000" w:rsidRPr="00000000">
              <w:rPr>
                <w:color w:val="434343"/>
                <w:sz w:val="20"/>
                <w:szCs w:val="20"/>
                <w:rtl w:val="0"/>
              </w:rPr>
              <w:t xml:space="preserve">dirección en la que se encuentran los recursos gráficos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A">
            <w:pPr>
              <w:spacing w:line="360" w:lineRule="auto"/>
              <w:rPr>
                <w:color w:val="434343"/>
                <w:sz w:val="20"/>
                <w:szCs w:val="20"/>
              </w:rPr>
            </w:pPr>
            <w:r w:rsidDel="00000000" w:rsidR="00000000" w:rsidRPr="00000000">
              <w:rPr>
                <w:color w:val="434343"/>
                <w:sz w:val="20"/>
                <w:szCs w:val="20"/>
                <w:rtl w:val="0"/>
              </w:rPr>
              <w:t xml:space="preserve">Caracteres (200)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B">
            <w:pPr>
              <w:spacing w:line="360" w:lineRule="auto"/>
              <w:rPr>
                <w:color w:val="434343"/>
                <w:sz w:val="20"/>
                <w:szCs w:val="20"/>
              </w:rPr>
            </w:pPr>
            <w:r w:rsidDel="00000000" w:rsidR="00000000" w:rsidRPr="00000000">
              <w:rPr>
                <w:color w:val="434343"/>
                <w:sz w:val="20"/>
                <w:szCs w:val="20"/>
                <w:rtl w:val="0"/>
              </w:rPr>
              <w:t xml:space="preserve">/imagen2.png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C">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D">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E">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F">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0">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1">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2">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3">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504">
            <w:pPr>
              <w:spacing w:line="360" w:lineRule="auto"/>
              <w:rPr>
                <w:b w:val="1"/>
                <w:color w:val="434343"/>
                <w:sz w:val="20"/>
                <w:szCs w:val="20"/>
              </w:rPr>
            </w:pPr>
            <w:r w:rsidDel="00000000" w:rsidR="00000000" w:rsidRPr="00000000">
              <w:rPr>
                <w:b w:val="1"/>
                <w:color w:val="434343"/>
                <w:sz w:val="20"/>
                <w:szCs w:val="20"/>
                <w:rtl w:val="0"/>
              </w:rPr>
              <w:t xml:space="preserve">Banner_recursoDigital</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505">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506">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507">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08">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09">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0A">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0B">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C">
            <w:pPr>
              <w:spacing w:line="360" w:lineRule="auto"/>
              <w:rPr>
                <w:color w:val="434343"/>
                <w:sz w:val="20"/>
                <w:szCs w:val="20"/>
              </w:rPr>
            </w:pPr>
            <w:r w:rsidDel="00000000" w:rsidR="00000000" w:rsidRPr="00000000">
              <w:rPr>
                <w:color w:val="434343"/>
                <w:sz w:val="20"/>
                <w:szCs w:val="20"/>
                <w:rtl w:val="0"/>
              </w:rPr>
              <w:t xml:space="preserve">idBanner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D">
            <w:pPr>
              <w:spacing w:line="360" w:lineRule="auto"/>
              <w:rPr>
                <w:color w:val="434343"/>
                <w:sz w:val="20"/>
                <w:szCs w:val="20"/>
              </w:rPr>
            </w:pPr>
            <w:r w:rsidDel="00000000" w:rsidR="00000000" w:rsidRPr="00000000">
              <w:rPr>
                <w:color w:val="434343"/>
                <w:sz w:val="20"/>
                <w:szCs w:val="20"/>
                <w:rtl w:val="0"/>
              </w:rPr>
              <w:t xml:space="preserve">Identificador del banner de la noticia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E">
            <w:pPr>
              <w:spacing w:line="360" w:lineRule="auto"/>
              <w:rPr>
                <w:color w:val="434343"/>
                <w:sz w:val="20"/>
                <w:szCs w:val="20"/>
              </w:rPr>
            </w:pPr>
            <w:r w:rsidDel="00000000" w:rsidR="00000000" w:rsidRPr="00000000">
              <w:rPr>
                <w:color w:val="434343"/>
                <w:sz w:val="20"/>
                <w:szCs w:val="20"/>
                <w:rtl w:val="0"/>
              </w:rPr>
              <w:t xml:space="preserve">Caracteres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F">
            <w:pPr>
              <w:spacing w:line="360" w:lineRule="auto"/>
              <w:rPr>
                <w:color w:val="434343"/>
                <w:sz w:val="20"/>
                <w:szCs w:val="20"/>
              </w:rPr>
            </w:pPr>
            <w:r w:rsidDel="00000000" w:rsidR="00000000" w:rsidRPr="00000000">
              <w:rPr>
                <w:color w:val="434343"/>
                <w:sz w:val="20"/>
                <w:szCs w:val="20"/>
                <w:rtl w:val="0"/>
              </w:rPr>
              <w:t xml:space="preserve">123</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0">
            <w:pPr>
              <w:spacing w:line="360" w:lineRule="auto"/>
              <w:rPr>
                <w:color w:val="434343"/>
                <w:sz w:val="20"/>
                <w:szCs w:val="20"/>
              </w:rPr>
            </w:pPr>
            <w:r w:rsidDel="00000000" w:rsidR="00000000" w:rsidRPr="00000000">
              <w:rPr>
                <w:color w:val="434343"/>
                <w:sz w:val="20"/>
                <w:szCs w:val="20"/>
                <w:rtl w:val="0"/>
              </w:rPr>
              <w:t xml:space="preserve">url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1">
            <w:pPr>
              <w:spacing w:line="360" w:lineRule="auto"/>
              <w:rPr>
                <w:color w:val="434343"/>
                <w:sz w:val="20"/>
                <w:szCs w:val="20"/>
              </w:rPr>
            </w:pPr>
            <w:r w:rsidDel="00000000" w:rsidR="00000000" w:rsidRPr="00000000">
              <w:rPr>
                <w:color w:val="434343"/>
                <w:sz w:val="20"/>
                <w:szCs w:val="20"/>
                <w:rtl w:val="0"/>
              </w:rPr>
              <w:t xml:space="preserve">dirección en la que se encuentran los recursos gráficos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2">
            <w:pPr>
              <w:spacing w:line="360" w:lineRule="auto"/>
              <w:rPr>
                <w:color w:val="434343"/>
                <w:sz w:val="20"/>
                <w:szCs w:val="20"/>
              </w:rPr>
            </w:pPr>
            <w:r w:rsidDel="00000000" w:rsidR="00000000" w:rsidRPr="00000000">
              <w:rPr>
                <w:color w:val="434343"/>
                <w:sz w:val="20"/>
                <w:szCs w:val="20"/>
                <w:rtl w:val="0"/>
              </w:rPr>
              <w:t xml:space="preserve">Caracteres (200)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3">
            <w:pPr>
              <w:spacing w:line="360" w:lineRule="auto"/>
              <w:rPr>
                <w:color w:val="434343"/>
                <w:sz w:val="20"/>
                <w:szCs w:val="20"/>
              </w:rPr>
            </w:pPr>
            <w:r w:rsidDel="00000000" w:rsidR="00000000" w:rsidRPr="00000000">
              <w:rPr>
                <w:color w:val="434343"/>
                <w:sz w:val="20"/>
                <w:szCs w:val="20"/>
                <w:rtl w:val="0"/>
              </w:rPr>
              <w:t xml:space="preserve">/imagen2.png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4">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5">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6">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7">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518">
            <w:pPr>
              <w:spacing w:line="360" w:lineRule="auto"/>
              <w:rPr>
                <w:b w:val="1"/>
                <w:color w:val="434343"/>
                <w:sz w:val="20"/>
                <w:szCs w:val="20"/>
              </w:rPr>
            </w:pPr>
            <w:r w:rsidDel="00000000" w:rsidR="00000000" w:rsidRPr="00000000">
              <w:rPr>
                <w:b w:val="1"/>
                <w:color w:val="434343"/>
                <w:sz w:val="20"/>
                <w:szCs w:val="20"/>
                <w:rtl w:val="0"/>
              </w:rPr>
              <w:t xml:space="preserve">indicador</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519">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51A">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51B">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1C">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1D">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1E">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1F">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0">
            <w:pPr>
              <w:spacing w:line="360" w:lineRule="auto"/>
              <w:rPr>
                <w:color w:val="434343"/>
                <w:sz w:val="20"/>
                <w:szCs w:val="20"/>
              </w:rPr>
            </w:pPr>
            <w:r w:rsidDel="00000000" w:rsidR="00000000" w:rsidRPr="00000000">
              <w:rPr>
                <w:color w:val="434343"/>
                <w:sz w:val="20"/>
                <w:szCs w:val="20"/>
                <w:rtl w:val="0"/>
              </w:rPr>
              <w:t xml:space="preserve">idIndicador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1">
            <w:pPr>
              <w:spacing w:line="360" w:lineRule="auto"/>
              <w:rPr>
                <w:color w:val="434343"/>
                <w:sz w:val="20"/>
                <w:szCs w:val="20"/>
              </w:rPr>
            </w:pPr>
            <w:r w:rsidDel="00000000" w:rsidR="00000000" w:rsidRPr="00000000">
              <w:rPr>
                <w:color w:val="434343"/>
                <w:sz w:val="20"/>
                <w:szCs w:val="20"/>
                <w:rtl w:val="0"/>
              </w:rPr>
              <w:t xml:space="preserve">Identificador del indicador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2">
            <w:pPr>
              <w:spacing w:line="360" w:lineRule="auto"/>
              <w:rPr>
                <w:color w:val="434343"/>
                <w:sz w:val="20"/>
                <w:szCs w:val="20"/>
              </w:rPr>
            </w:pPr>
            <w:r w:rsidDel="00000000" w:rsidR="00000000" w:rsidRPr="00000000">
              <w:rPr>
                <w:color w:val="434343"/>
                <w:sz w:val="20"/>
                <w:szCs w:val="20"/>
                <w:rtl w:val="0"/>
              </w:rPr>
              <w:t xml:space="preserve">Caracteres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3">
            <w:pPr>
              <w:spacing w:line="360" w:lineRule="auto"/>
              <w:rPr>
                <w:color w:val="434343"/>
                <w:sz w:val="20"/>
                <w:szCs w:val="20"/>
              </w:rPr>
            </w:pPr>
            <w:r w:rsidDel="00000000" w:rsidR="00000000" w:rsidRPr="00000000">
              <w:rPr>
                <w:color w:val="434343"/>
                <w:sz w:val="20"/>
                <w:szCs w:val="20"/>
                <w:rtl w:val="0"/>
              </w:rPr>
              <w:t xml:space="preserve">002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4">
            <w:pPr>
              <w:spacing w:line="360" w:lineRule="auto"/>
              <w:rPr>
                <w:color w:val="434343"/>
                <w:sz w:val="20"/>
                <w:szCs w:val="20"/>
              </w:rPr>
            </w:pPr>
            <w:r w:rsidDel="00000000" w:rsidR="00000000" w:rsidRPr="00000000">
              <w:rPr>
                <w:color w:val="434343"/>
                <w:sz w:val="20"/>
                <w:szCs w:val="20"/>
                <w:rtl w:val="0"/>
              </w:rPr>
              <w:t xml:space="preserve">nombre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5">
            <w:pPr>
              <w:spacing w:line="360" w:lineRule="auto"/>
              <w:rPr>
                <w:color w:val="434343"/>
                <w:sz w:val="20"/>
                <w:szCs w:val="20"/>
              </w:rPr>
            </w:pPr>
            <w:r w:rsidDel="00000000" w:rsidR="00000000" w:rsidRPr="00000000">
              <w:rPr>
                <w:color w:val="434343"/>
                <w:sz w:val="20"/>
                <w:szCs w:val="20"/>
                <w:rtl w:val="0"/>
              </w:rPr>
              <w:t xml:space="preserve">Nombre del indicador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6">
            <w:pPr>
              <w:spacing w:line="360" w:lineRule="auto"/>
              <w:rPr>
                <w:color w:val="434343"/>
                <w:sz w:val="20"/>
                <w:szCs w:val="20"/>
              </w:rPr>
            </w:pPr>
            <w:r w:rsidDel="00000000" w:rsidR="00000000" w:rsidRPr="00000000">
              <w:rPr>
                <w:color w:val="434343"/>
                <w:sz w:val="20"/>
                <w:szCs w:val="20"/>
                <w:rtl w:val="0"/>
              </w:rPr>
              <w:t xml:space="preserve">Caracteres (30)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7">
            <w:pPr>
              <w:spacing w:line="360" w:lineRule="auto"/>
              <w:rPr>
                <w:color w:val="434343"/>
                <w:sz w:val="20"/>
                <w:szCs w:val="20"/>
              </w:rPr>
            </w:pPr>
            <w:r w:rsidDel="00000000" w:rsidR="00000000" w:rsidRPr="00000000">
              <w:rPr>
                <w:color w:val="434343"/>
                <w:sz w:val="20"/>
                <w:szCs w:val="20"/>
                <w:rtl w:val="0"/>
              </w:rPr>
              <w:t xml:space="preserve">NPS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8">
            <w:pPr>
              <w:spacing w:line="360" w:lineRule="auto"/>
              <w:rPr>
                <w:color w:val="434343"/>
                <w:sz w:val="20"/>
                <w:szCs w:val="20"/>
              </w:rPr>
            </w:pPr>
            <w:r w:rsidDel="00000000" w:rsidR="00000000" w:rsidRPr="00000000">
              <w:rPr>
                <w:color w:val="434343"/>
                <w:sz w:val="20"/>
                <w:szCs w:val="20"/>
                <w:rtl w:val="0"/>
              </w:rPr>
              <w:t xml:space="preserve">valor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9">
            <w:pPr>
              <w:spacing w:line="360" w:lineRule="auto"/>
              <w:rPr>
                <w:color w:val="434343"/>
                <w:sz w:val="20"/>
                <w:szCs w:val="20"/>
              </w:rPr>
            </w:pPr>
            <w:r w:rsidDel="00000000" w:rsidR="00000000" w:rsidRPr="00000000">
              <w:rPr>
                <w:color w:val="434343"/>
                <w:sz w:val="20"/>
                <w:szCs w:val="20"/>
                <w:rtl w:val="0"/>
              </w:rPr>
              <w:t xml:space="preserve">Valor del indicador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A">
            <w:pPr>
              <w:spacing w:line="360" w:lineRule="auto"/>
              <w:rPr>
                <w:color w:val="434343"/>
                <w:sz w:val="20"/>
                <w:szCs w:val="20"/>
              </w:rPr>
            </w:pPr>
            <w:r w:rsidDel="00000000" w:rsidR="00000000" w:rsidRPr="00000000">
              <w:rPr>
                <w:color w:val="434343"/>
                <w:sz w:val="20"/>
                <w:szCs w:val="20"/>
                <w:rtl w:val="0"/>
              </w:rPr>
              <w:t xml:space="preserve">Numérico (simple)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B">
            <w:pPr>
              <w:spacing w:line="360" w:lineRule="auto"/>
              <w:rPr>
                <w:color w:val="434343"/>
                <w:sz w:val="20"/>
                <w:szCs w:val="20"/>
              </w:rPr>
            </w:pPr>
            <w:r w:rsidDel="00000000" w:rsidR="00000000" w:rsidRPr="00000000">
              <w:rPr>
                <w:color w:val="434343"/>
                <w:sz w:val="20"/>
                <w:szCs w:val="20"/>
                <w:rtl w:val="0"/>
              </w:rPr>
              <w:t xml:space="preserve">70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C">
            <w:pPr>
              <w:spacing w:line="360" w:lineRule="auto"/>
              <w:rPr>
                <w:color w:val="434343"/>
                <w:sz w:val="20"/>
                <w:szCs w:val="20"/>
              </w:rPr>
            </w:pPr>
            <w:r w:rsidDel="00000000" w:rsidR="00000000" w:rsidRPr="00000000">
              <w:rPr>
                <w:color w:val="434343"/>
                <w:sz w:val="20"/>
                <w:szCs w:val="20"/>
                <w:rtl w:val="0"/>
              </w:rPr>
              <w:t xml:space="preserve">fechaIndicador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D">
            <w:pPr>
              <w:spacing w:line="360" w:lineRule="auto"/>
              <w:rPr>
                <w:color w:val="434343"/>
                <w:sz w:val="20"/>
                <w:szCs w:val="20"/>
              </w:rPr>
            </w:pPr>
            <w:r w:rsidDel="00000000" w:rsidR="00000000" w:rsidRPr="00000000">
              <w:rPr>
                <w:color w:val="434343"/>
                <w:sz w:val="20"/>
                <w:szCs w:val="20"/>
                <w:rtl w:val="0"/>
              </w:rPr>
              <w:t xml:space="preserve">Fecha del indicador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E">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F">
            <w:pPr>
              <w:spacing w:line="360" w:lineRule="auto"/>
              <w:rPr>
                <w:color w:val="434343"/>
                <w:sz w:val="20"/>
                <w:szCs w:val="20"/>
              </w:rPr>
            </w:pPr>
            <w:r w:rsidDel="00000000" w:rsidR="00000000" w:rsidRPr="00000000">
              <w:rPr>
                <w:color w:val="434343"/>
                <w:sz w:val="20"/>
                <w:szCs w:val="20"/>
                <w:rtl w:val="0"/>
              </w:rPr>
              <w:t xml:space="preserve">07/03/2022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0">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1">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2">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3">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534">
            <w:pPr>
              <w:spacing w:line="360" w:lineRule="auto"/>
              <w:rPr>
                <w:b w:val="1"/>
                <w:color w:val="434343"/>
                <w:sz w:val="20"/>
                <w:szCs w:val="20"/>
              </w:rPr>
            </w:pPr>
            <w:r w:rsidDel="00000000" w:rsidR="00000000" w:rsidRPr="00000000">
              <w:rPr>
                <w:b w:val="1"/>
                <w:color w:val="434343"/>
                <w:sz w:val="20"/>
                <w:szCs w:val="20"/>
                <w:rtl w:val="0"/>
              </w:rPr>
              <w:t xml:space="preserve">NatGas Blocks</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535">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536">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537">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38">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39">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3A">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3B">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C">
            <w:pPr>
              <w:spacing w:line="360" w:lineRule="auto"/>
              <w:rPr>
                <w:color w:val="434343"/>
                <w:sz w:val="20"/>
                <w:szCs w:val="20"/>
              </w:rPr>
            </w:pPr>
            <w:r w:rsidDel="00000000" w:rsidR="00000000" w:rsidRPr="00000000">
              <w:rPr>
                <w:color w:val="434343"/>
                <w:sz w:val="20"/>
                <w:szCs w:val="20"/>
                <w:rtl w:val="0"/>
              </w:rPr>
              <w:t xml:space="preserve">idNatGasBlocks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D">
            <w:pPr>
              <w:spacing w:line="360" w:lineRule="auto"/>
              <w:rPr>
                <w:color w:val="434343"/>
                <w:sz w:val="20"/>
                <w:szCs w:val="20"/>
              </w:rPr>
            </w:pPr>
            <w:r w:rsidDel="00000000" w:rsidR="00000000" w:rsidRPr="00000000">
              <w:rPr>
                <w:color w:val="434343"/>
                <w:sz w:val="20"/>
                <w:szCs w:val="20"/>
                <w:rtl w:val="0"/>
              </w:rPr>
              <w:t xml:space="preserve">Identificador de natgas blocks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E">
            <w:pPr>
              <w:spacing w:line="360" w:lineRule="auto"/>
              <w:rPr>
                <w:color w:val="434343"/>
                <w:sz w:val="20"/>
                <w:szCs w:val="20"/>
              </w:rPr>
            </w:pPr>
            <w:r w:rsidDel="00000000" w:rsidR="00000000" w:rsidRPr="00000000">
              <w:rPr>
                <w:color w:val="434343"/>
                <w:sz w:val="20"/>
                <w:szCs w:val="20"/>
                <w:rtl w:val="0"/>
              </w:rPr>
              <w:t xml:space="preserve">Caracteres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F">
            <w:pPr>
              <w:spacing w:line="360" w:lineRule="auto"/>
              <w:rPr>
                <w:color w:val="434343"/>
                <w:sz w:val="20"/>
                <w:szCs w:val="20"/>
              </w:rPr>
            </w:pPr>
            <w:r w:rsidDel="00000000" w:rsidR="00000000" w:rsidRPr="00000000">
              <w:rPr>
                <w:color w:val="434343"/>
                <w:sz w:val="20"/>
                <w:szCs w:val="20"/>
                <w:rtl w:val="0"/>
              </w:rPr>
              <w:t xml:space="preserve">002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0">
            <w:pPr>
              <w:spacing w:line="360" w:lineRule="auto"/>
              <w:rPr>
                <w:color w:val="434343"/>
                <w:sz w:val="20"/>
                <w:szCs w:val="20"/>
              </w:rPr>
            </w:pPr>
            <w:r w:rsidDel="00000000" w:rsidR="00000000" w:rsidRPr="00000000">
              <w:rPr>
                <w:color w:val="434343"/>
                <w:sz w:val="20"/>
                <w:szCs w:val="20"/>
                <w:rtl w:val="0"/>
              </w:rPr>
              <w:t xml:space="preserve">idEmpleado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1">
            <w:pPr>
              <w:spacing w:line="360" w:lineRule="auto"/>
              <w:rPr>
                <w:color w:val="434343"/>
                <w:sz w:val="20"/>
                <w:szCs w:val="20"/>
              </w:rPr>
            </w:pPr>
            <w:r w:rsidDel="00000000" w:rsidR="00000000" w:rsidRPr="00000000">
              <w:rPr>
                <w:color w:val="434343"/>
                <w:sz w:val="20"/>
                <w:szCs w:val="20"/>
                <w:rtl w:val="0"/>
              </w:rPr>
              <w:t xml:space="preserve">Número de nómina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2">
            <w:pPr>
              <w:spacing w:line="360" w:lineRule="auto"/>
              <w:rPr>
                <w:color w:val="434343"/>
                <w:sz w:val="20"/>
                <w:szCs w:val="20"/>
              </w:rPr>
            </w:pPr>
            <w:r w:rsidDel="00000000" w:rsidR="00000000" w:rsidRPr="00000000">
              <w:rPr>
                <w:color w:val="434343"/>
                <w:sz w:val="20"/>
                <w:szCs w:val="20"/>
                <w:rtl w:val="0"/>
              </w:rPr>
              <w:t xml:space="preserve">Caracteres (8)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3">
            <w:pPr>
              <w:spacing w:line="360" w:lineRule="auto"/>
              <w:rPr>
                <w:color w:val="434343"/>
                <w:sz w:val="20"/>
                <w:szCs w:val="20"/>
              </w:rPr>
            </w:pPr>
            <w:r w:rsidDel="00000000" w:rsidR="00000000" w:rsidRPr="00000000">
              <w:rPr>
                <w:color w:val="434343"/>
                <w:sz w:val="20"/>
                <w:szCs w:val="20"/>
                <w:rtl w:val="0"/>
              </w:rPr>
              <w:t xml:space="preserve">73968452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4">
            <w:pPr>
              <w:spacing w:line="360" w:lineRule="auto"/>
              <w:rPr>
                <w:color w:val="434343"/>
                <w:sz w:val="20"/>
                <w:szCs w:val="20"/>
              </w:rPr>
            </w:pPr>
            <w:r w:rsidDel="00000000" w:rsidR="00000000" w:rsidRPr="00000000">
              <w:rPr>
                <w:color w:val="434343"/>
                <w:sz w:val="20"/>
                <w:szCs w:val="20"/>
                <w:rtl w:val="0"/>
              </w:rPr>
              <w:t xml:space="preserve">fechaSolicitud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5">
            <w:pPr>
              <w:spacing w:line="360" w:lineRule="auto"/>
              <w:rPr>
                <w:color w:val="434343"/>
                <w:sz w:val="20"/>
                <w:szCs w:val="20"/>
              </w:rPr>
            </w:pPr>
            <w:r w:rsidDel="00000000" w:rsidR="00000000" w:rsidRPr="00000000">
              <w:rPr>
                <w:color w:val="434343"/>
                <w:sz w:val="20"/>
                <w:szCs w:val="20"/>
                <w:rtl w:val="0"/>
              </w:rPr>
              <w:t xml:space="preserve">Fecha en el que se solicita el NatGas Block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6">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7">
            <w:pPr>
              <w:spacing w:line="360" w:lineRule="auto"/>
              <w:rPr>
                <w:color w:val="434343"/>
                <w:sz w:val="20"/>
                <w:szCs w:val="20"/>
              </w:rPr>
            </w:pPr>
            <w:r w:rsidDel="00000000" w:rsidR="00000000" w:rsidRPr="00000000">
              <w:rPr>
                <w:color w:val="434343"/>
                <w:sz w:val="20"/>
                <w:szCs w:val="20"/>
                <w:rtl w:val="0"/>
              </w:rPr>
              <w:t xml:space="preserve">01/03/2022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8">
            <w:pPr>
              <w:spacing w:line="360" w:lineRule="auto"/>
              <w:rPr>
                <w:color w:val="434343"/>
                <w:sz w:val="20"/>
                <w:szCs w:val="20"/>
              </w:rPr>
            </w:pPr>
            <w:r w:rsidDel="00000000" w:rsidR="00000000" w:rsidRPr="00000000">
              <w:rPr>
                <w:color w:val="434343"/>
                <w:sz w:val="20"/>
                <w:szCs w:val="20"/>
                <w:rtl w:val="0"/>
              </w:rPr>
              <w:t xml:space="preserve">fechaUsoNGB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9">
            <w:pPr>
              <w:spacing w:line="360" w:lineRule="auto"/>
              <w:rPr>
                <w:color w:val="434343"/>
                <w:sz w:val="20"/>
                <w:szCs w:val="20"/>
              </w:rPr>
            </w:pPr>
            <w:r w:rsidDel="00000000" w:rsidR="00000000" w:rsidRPr="00000000">
              <w:rPr>
                <w:color w:val="434343"/>
                <w:sz w:val="20"/>
                <w:szCs w:val="20"/>
                <w:rtl w:val="0"/>
              </w:rPr>
              <w:t xml:space="preserve">Fecha en el que se va a utilizar el Natgas Block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A">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B">
            <w:pPr>
              <w:spacing w:line="360" w:lineRule="auto"/>
              <w:rPr>
                <w:color w:val="434343"/>
                <w:sz w:val="20"/>
                <w:szCs w:val="20"/>
              </w:rPr>
            </w:pPr>
            <w:r w:rsidDel="00000000" w:rsidR="00000000" w:rsidRPr="00000000">
              <w:rPr>
                <w:color w:val="434343"/>
                <w:sz w:val="20"/>
                <w:szCs w:val="20"/>
                <w:rtl w:val="0"/>
              </w:rPr>
              <w:t xml:space="preserve">02/03/2022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C">
            <w:pPr>
              <w:spacing w:line="360" w:lineRule="auto"/>
              <w:rPr>
                <w:color w:val="434343"/>
                <w:sz w:val="20"/>
                <w:szCs w:val="20"/>
              </w:rPr>
            </w:pPr>
            <w:r w:rsidDel="00000000" w:rsidR="00000000" w:rsidRPr="00000000">
              <w:rPr>
                <w:color w:val="434343"/>
                <w:sz w:val="20"/>
                <w:szCs w:val="20"/>
                <w:rtl w:val="0"/>
              </w:rPr>
              <w:t xml:space="preserve">statusAceptacionNGB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D">
            <w:pPr>
              <w:spacing w:line="360" w:lineRule="auto"/>
              <w:rPr>
                <w:color w:val="434343"/>
                <w:sz w:val="20"/>
                <w:szCs w:val="20"/>
              </w:rPr>
            </w:pPr>
            <w:r w:rsidDel="00000000" w:rsidR="00000000" w:rsidRPr="00000000">
              <w:rPr>
                <w:color w:val="434343"/>
                <w:sz w:val="20"/>
                <w:szCs w:val="20"/>
                <w:rtl w:val="0"/>
              </w:rPr>
              <w:t xml:space="preserve">Estatus de aceptación de Natgas Block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E">
            <w:pPr>
              <w:spacing w:line="360" w:lineRule="auto"/>
              <w:rPr>
                <w:color w:val="434343"/>
                <w:sz w:val="20"/>
                <w:szCs w:val="20"/>
              </w:rPr>
            </w:pPr>
            <w:r w:rsidDel="00000000" w:rsidR="00000000" w:rsidRPr="00000000">
              <w:rPr>
                <w:color w:val="434343"/>
                <w:sz w:val="20"/>
                <w:szCs w:val="20"/>
                <w:rtl w:val="0"/>
              </w:rPr>
              <w:t xml:space="preserve">Booleano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F">
            <w:pPr>
              <w:spacing w:line="360" w:lineRule="auto"/>
              <w:rPr>
                <w:color w:val="434343"/>
                <w:sz w:val="20"/>
                <w:szCs w:val="20"/>
              </w:rPr>
            </w:pPr>
            <w:r w:rsidDel="00000000" w:rsidR="00000000" w:rsidRPr="00000000">
              <w:rPr>
                <w:color w:val="434343"/>
                <w:sz w:val="20"/>
                <w:szCs w:val="20"/>
                <w:rtl w:val="0"/>
              </w:rPr>
              <w:t xml:space="preserve">Status: True</w:t>
            </w:r>
          </w:p>
        </w:tc>
      </w:tr>
    </w:tbl>
    <w:p w:rsidR="00000000" w:rsidDel="00000000" w:rsidP="00000000" w:rsidRDefault="00000000" w:rsidRPr="00000000" w14:paraId="00000550">
      <w:pPr>
        <w:spacing w:line="360" w:lineRule="auto"/>
        <w:rPr>
          <w:b w:val="1"/>
          <w:color w:val="434343"/>
        </w:rPr>
      </w:pPr>
      <w:r w:rsidDel="00000000" w:rsidR="00000000" w:rsidRPr="00000000">
        <w:rPr>
          <w:rtl w:val="0"/>
        </w:rPr>
      </w:r>
    </w:p>
    <w:p w:rsidR="00000000" w:rsidDel="00000000" w:rsidP="00000000" w:rsidRDefault="00000000" w:rsidRPr="00000000" w14:paraId="00000551">
      <w:pPr>
        <w:spacing w:line="360" w:lineRule="auto"/>
        <w:rPr>
          <w:b w:val="1"/>
          <w:color w:val="434343"/>
        </w:rPr>
      </w:pPr>
      <w:r w:rsidDel="00000000" w:rsidR="00000000" w:rsidRPr="00000000">
        <w:rPr>
          <w:rtl w:val="0"/>
        </w:rPr>
      </w:r>
    </w:p>
    <w:p w:rsidR="00000000" w:rsidDel="00000000" w:rsidP="00000000" w:rsidRDefault="00000000" w:rsidRPr="00000000" w14:paraId="00000552">
      <w:pPr>
        <w:numPr>
          <w:ilvl w:val="0"/>
          <w:numId w:val="26"/>
        </w:numPr>
        <w:spacing w:line="360" w:lineRule="auto"/>
        <w:ind w:left="720" w:hanging="360"/>
        <w:rPr>
          <w:b w:val="1"/>
          <w:color w:val="434343"/>
          <w:u w:val="none"/>
        </w:rPr>
      </w:pPr>
      <w:r w:rsidDel="00000000" w:rsidR="00000000" w:rsidRPr="00000000">
        <w:rPr>
          <w:b w:val="1"/>
          <w:color w:val="434343"/>
          <w:rtl w:val="0"/>
        </w:rPr>
        <w:t xml:space="preserve">Modelo Relacional</w:t>
      </w:r>
    </w:p>
    <w:p w:rsidR="00000000" w:rsidDel="00000000" w:rsidP="00000000" w:rsidRDefault="00000000" w:rsidRPr="00000000" w14:paraId="00000553">
      <w:pPr>
        <w:spacing w:line="360" w:lineRule="auto"/>
        <w:rPr>
          <w:color w:val="434343"/>
        </w:rPr>
      </w:pPr>
      <w:r w:rsidDel="00000000" w:rsidR="00000000" w:rsidRPr="00000000">
        <w:rPr>
          <w:color w:val="434343"/>
          <w:rtl w:val="0"/>
        </w:rPr>
        <w:t xml:space="preserve">Empleado (</w:t>
      </w:r>
      <w:r w:rsidDel="00000000" w:rsidR="00000000" w:rsidRPr="00000000">
        <w:rPr>
          <w:color w:val="434343"/>
          <w:u w:val="single"/>
          <w:rtl w:val="0"/>
        </w:rPr>
        <w:t xml:space="preserve">idEmpleado</w:t>
      </w:r>
      <w:r w:rsidDel="00000000" w:rsidR="00000000" w:rsidRPr="00000000">
        <w:rPr>
          <w:color w:val="434343"/>
          <w:rtl w:val="0"/>
        </w:rPr>
        <w:t xml:space="preserve">, nombre, apellidoMat, apellidoPat, email, antigüedad, numTelefónico, fechaNac, fechaIngreso, cantidadNGB, vacacionesTotales, numVacacionesLey, numVacacionesPremio)</w:t>
      </w:r>
    </w:p>
    <w:p w:rsidR="00000000" w:rsidDel="00000000" w:rsidP="00000000" w:rsidRDefault="00000000" w:rsidRPr="00000000" w14:paraId="00000554">
      <w:pPr>
        <w:spacing w:line="360" w:lineRule="auto"/>
        <w:rPr>
          <w:color w:val="434343"/>
        </w:rPr>
      </w:pPr>
      <w:r w:rsidDel="00000000" w:rsidR="00000000" w:rsidRPr="00000000">
        <w:rPr>
          <w:color w:val="434343"/>
          <w:rtl w:val="0"/>
        </w:rPr>
        <w:tab/>
        <w:t xml:space="preserve">PK -&gt; idEmpleado</w:t>
      </w:r>
    </w:p>
    <w:p w:rsidR="00000000" w:rsidDel="00000000" w:rsidP="00000000" w:rsidRDefault="00000000" w:rsidRPr="00000000" w14:paraId="00000555">
      <w:pPr>
        <w:spacing w:line="360" w:lineRule="auto"/>
        <w:rPr>
          <w:color w:val="434343"/>
        </w:rPr>
      </w:pPr>
      <w:r w:rsidDel="00000000" w:rsidR="00000000" w:rsidRPr="00000000">
        <w:rPr>
          <w:color w:val="434343"/>
          <w:rtl w:val="0"/>
        </w:rPr>
        <w:t xml:space="preserve">Dirige (</w:t>
      </w:r>
      <w:r w:rsidDel="00000000" w:rsidR="00000000" w:rsidRPr="00000000">
        <w:rPr>
          <w:color w:val="434343"/>
          <w:u w:val="single"/>
          <w:rtl w:val="0"/>
        </w:rPr>
        <w:t xml:space="preserve">idOperador, idLider</w:t>
      </w:r>
      <w:r w:rsidDel="00000000" w:rsidR="00000000" w:rsidRPr="00000000">
        <w:rPr>
          <w:color w:val="434343"/>
          <w:rtl w:val="0"/>
        </w:rPr>
        <w:t xml:space="preserve">, fechaInicio, fechaFin)</w:t>
      </w:r>
    </w:p>
    <w:p w:rsidR="00000000" w:rsidDel="00000000" w:rsidP="00000000" w:rsidRDefault="00000000" w:rsidRPr="00000000" w14:paraId="00000556">
      <w:pPr>
        <w:spacing w:line="360" w:lineRule="auto"/>
        <w:rPr>
          <w:color w:val="434343"/>
        </w:rPr>
      </w:pPr>
      <w:r w:rsidDel="00000000" w:rsidR="00000000" w:rsidRPr="00000000">
        <w:rPr>
          <w:color w:val="434343"/>
          <w:rtl w:val="0"/>
        </w:rPr>
        <w:tab/>
        <w:t xml:space="preserve">PK -&gt; idOperador, idLider</w:t>
      </w:r>
    </w:p>
    <w:p w:rsidR="00000000" w:rsidDel="00000000" w:rsidP="00000000" w:rsidRDefault="00000000" w:rsidRPr="00000000" w14:paraId="00000557">
      <w:pPr>
        <w:spacing w:line="360" w:lineRule="auto"/>
        <w:rPr>
          <w:color w:val="434343"/>
        </w:rPr>
      </w:pPr>
      <w:r w:rsidDel="00000000" w:rsidR="00000000" w:rsidRPr="00000000">
        <w:rPr>
          <w:color w:val="434343"/>
          <w:rtl w:val="0"/>
        </w:rPr>
        <w:tab/>
        <w:t xml:space="preserve">FK1 -&gt; idOperador ref empleado.idEmpelado</w:t>
      </w:r>
    </w:p>
    <w:p w:rsidR="00000000" w:rsidDel="00000000" w:rsidP="00000000" w:rsidRDefault="00000000" w:rsidRPr="00000000" w14:paraId="00000558">
      <w:pPr>
        <w:spacing w:line="360" w:lineRule="auto"/>
        <w:rPr>
          <w:color w:val="434343"/>
        </w:rPr>
      </w:pPr>
      <w:r w:rsidDel="00000000" w:rsidR="00000000" w:rsidRPr="00000000">
        <w:rPr>
          <w:color w:val="434343"/>
          <w:rtl w:val="0"/>
        </w:rPr>
        <w:tab/>
        <w:t xml:space="preserve">FK2 -&gt; idLider ref empleado.idEmpleado</w:t>
      </w:r>
    </w:p>
    <w:p w:rsidR="00000000" w:rsidDel="00000000" w:rsidP="00000000" w:rsidRDefault="00000000" w:rsidRPr="00000000" w14:paraId="00000559">
      <w:pPr>
        <w:spacing w:line="360" w:lineRule="auto"/>
        <w:rPr>
          <w:color w:val="434343"/>
        </w:rPr>
      </w:pPr>
      <w:r w:rsidDel="00000000" w:rsidR="00000000" w:rsidRPr="00000000">
        <w:rPr>
          <w:rtl w:val="0"/>
        </w:rPr>
      </w:r>
    </w:p>
    <w:p w:rsidR="00000000" w:rsidDel="00000000" w:rsidP="00000000" w:rsidRDefault="00000000" w:rsidRPr="00000000" w14:paraId="0000055A">
      <w:pPr>
        <w:spacing w:line="360" w:lineRule="auto"/>
        <w:rPr>
          <w:color w:val="434343"/>
        </w:rPr>
      </w:pPr>
      <w:r w:rsidDel="00000000" w:rsidR="00000000" w:rsidRPr="00000000">
        <w:rPr>
          <w:color w:val="434343"/>
          <w:rtl w:val="0"/>
        </w:rPr>
        <w:t xml:space="preserve">Area (</w:t>
      </w:r>
      <w:r w:rsidDel="00000000" w:rsidR="00000000" w:rsidRPr="00000000">
        <w:rPr>
          <w:color w:val="434343"/>
          <w:u w:val="single"/>
          <w:rtl w:val="0"/>
        </w:rPr>
        <w:t xml:space="preserve">idArea</w:t>
      </w:r>
      <w:r w:rsidDel="00000000" w:rsidR="00000000" w:rsidRPr="00000000">
        <w:rPr>
          <w:color w:val="434343"/>
          <w:rtl w:val="0"/>
        </w:rPr>
        <w:t xml:space="preserve">, nombre)</w:t>
      </w:r>
    </w:p>
    <w:p w:rsidR="00000000" w:rsidDel="00000000" w:rsidP="00000000" w:rsidRDefault="00000000" w:rsidRPr="00000000" w14:paraId="0000055B">
      <w:pPr>
        <w:spacing w:line="360" w:lineRule="auto"/>
        <w:rPr>
          <w:color w:val="434343"/>
        </w:rPr>
      </w:pPr>
      <w:r w:rsidDel="00000000" w:rsidR="00000000" w:rsidRPr="00000000">
        <w:rPr>
          <w:color w:val="434343"/>
          <w:rtl w:val="0"/>
        </w:rPr>
        <w:tab/>
        <w:t xml:space="preserve">PK -&gt; idArea</w:t>
      </w:r>
    </w:p>
    <w:p w:rsidR="00000000" w:rsidDel="00000000" w:rsidP="00000000" w:rsidRDefault="00000000" w:rsidRPr="00000000" w14:paraId="0000055C">
      <w:pPr>
        <w:spacing w:line="360" w:lineRule="auto"/>
        <w:rPr>
          <w:color w:val="434343"/>
        </w:rPr>
      </w:pPr>
      <w:r w:rsidDel="00000000" w:rsidR="00000000" w:rsidRPr="00000000">
        <w:rPr>
          <w:rtl w:val="0"/>
        </w:rPr>
      </w:r>
    </w:p>
    <w:p w:rsidR="00000000" w:rsidDel="00000000" w:rsidP="00000000" w:rsidRDefault="00000000" w:rsidRPr="00000000" w14:paraId="0000055D">
      <w:pPr>
        <w:spacing w:line="360" w:lineRule="auto"/>
        <w:rPr>
          <w:color w:val="434343"/>
        </w:rPr>
      </w:pPr>
      <w:r w:rsidDel="00000000" w:rsidR="00000000" w:rsidRPr="00000000">
        <w:rPr>
          <w:color w:val="434343"/>
          <w:rtl w:val="0"/>
        </w:rPr>
        <w:t xml:space="preserve">Empleado_Area (</w:t>
      </w:r>
      <w:r w:rsidDel="00000000" w:rsidR="00000000" w:rsidRPr="00000000">
        <w:rPr>
          <w:color w:val="434343"/>
          <w:u w:val="single"/>
          <w:rtl w:val="0"/>
        </w:rPr>
        <w:t xml:space="preserve">idEmpleado, idArea</w:t>
      </w:r>
      <w:r w:rsidDel="00000000" w:rsidR="00000000" w:rsidRPr="00000000">
        <w:rPr>
          <w:color w:val="434343"/>
          <w:rtl w:val="0"/>
        </w:rPr>
        <w:t xml:space="preserve">, fechaInicio, fechaFin)</w:t>
      </w:r>
    </w:p>
    <w:p w:rsidR="00000000" w:rsidDel="00000000" w:rsidP="00000000" w:rsidRDefault="00000000" w:rsidRPr="00000000" w14:paraId="0000055E">
      <w:pPr>
        <w:spacing w:line="360" w:lineRule="auto"/>
        <w:rPr>
          <w:color w:val="434343"/>
        </w:rPr>
      </w:pPr>
      <w:r w:rsidDel="00000000" w:rsidR="00000000" w:rsidRPr="00000000">
        <w:rPr>
          <w:color w:val="434343"/>
          <w:rtl w:val="0"/>
        </w:rPr>
        <w:tab/>
        <w:t xml:space="preserve">PK -&gt; idEmpleado, idArea</w:t>
      </w:r>
    </w:p>
    <w:p w:rsidR="00000000" w:rsidDel="00000000" w:rsidP="00000000" w:rsidRDefault="00000000" w:rsidRPr="00000000" w14:paraId="0000055F">
      <w:pPr>
        <w:spacing w:line="360" w:lineRule="auto"/>
        <w:rPr>
          <w:color w:val="434343"/>
        </w:rPr>
      </w:pPr>
      <w:r w:rsidDel="00000000" w:rsidR="00000000" w:rsidRPr="00000000">
        <w:rPr>
          <w:color w:val="434343"/>
          <w:rtl w:val="0"/>
        </w:rPr>
        <w:tab/>
        <w:t xml:space="preserve">FK1 -&gt; idEmpleado ref empleado.idEmpleado</w:t>
      </w:r>
    </w:p>
    <w:p w:rsidR="00000000" w:rsidDel="00000000" w:rsidP="00000000" w:rsidRDefault="00000000" w:rsidRPr="00000000" w14:paraId="00000560">
      <w:pPr>
        <w:spacing w:line="360" w:lineRule="auto"/>
        <w:rPr>
          <w:color w:val="434343"/>
        </w:rPr>
      </w:pPr>
      <w:r w:rsidDel="00000000" w:rsidR="00000000" w:rsidRPr="00000000">
        <w:rPr>
          <w:color w:val="434343"/>
          <w:rtl w:val="0"/>
        </w:rPr>
        <w:tab/>
        <w:t xml:space="preserve">FK2 - idArea ref Area.idArea</w:t>
      </w:r>
    </w:p>
    <w:p w:rsidR="00000000" w:rsidDel="00000000" w:rsidP="00000000" w:rsidRDefault="00000000" w:rsidRPr="00000000" w14:paraId="00000561">
      <w:pPr>
        <w:spacing w:line="360" w:lineRule="auto"/>
        <w:rPr>
          <w:color w:val="434343"/>
        </w:rPr>
      </w:pPr>
      <w:r w:rsidDel="00000000" w:rsidR="00000000" w:rsidRPr="00000000">
        <w:rPr>
          <w:rtl w:val="0"/>
        </w:rPr>
      </w:r>
    </w:p>
    <w:p w:rsidR="00000000" w:rsidDel="00000000" w:rsidP="00000000" w:rsidRDefault="00000000" w:rsidRPr="00000000" w14:paraId="00000562">
      <w:pPr>
        <w:spacing w:line="360" w:lineRule="auto"/>
        <w:rPr>
          <w:color w:val="434343"/>
        </w:rPr>
      </w:pPr>
      <w:r w:rsidDel="00000000" w:rsidR="00000000" w:rsidRPr="00000000">
        <w:rPr>
          <w:color w:val="434343"/>
          <w:rtl w:val="0"/>
        </w:rPr>
        <w:t xml:space="preserve">NatGasBlocks (</w:t>
      </w:r>
      <w:r w:rsidDel="00000000" w:rsidR="00000000" w:rsidRPr="00000000">
        <w:rPr>
          <w:color w:val="434343"/>
          <w:u w:val="single"/>
          <w:rtl w:val="0"/>
        </w:rPr>
        <w:t xml:space="preserve">idNGB</w:t>
      </w:r>
      <w:r w:rsidDel="00000000" w:rsidR="00000000" w:rsidRPr="00000000">
        <w:rPr>
          <w:color w:val="434343"/>
          <w:rtl w:val="0"/>
        </w:rPr>
        <w:t xml:space="preserve">, fechaSolicitud, idEmpleado, fechaSolicitud, fechaUsoNGB, statusAceptacionNGB)</w:t>
      </w:r>
    </w:p>
    <w:p w:rsidR="00000000" w:rsidDel="00000000" w:rsidP="00000000" w:rsidRDefault="00000000" w:rsidRPr="00000000" w14:paraId="00000563">
      <w:pPr>
        <w:spacing w:line="360" w:lineRule="auto"/>
        <w:rPr>
          <w:color w:val="434343"/>
        </w:rPr>
      </w:pPr>
      <w:r w:rsidDel="00000000" w:rsidR="00000000" w:rsidRPr="00000000">
        <w:rPr>
          <w:color w:val="434343"/>
          <w:rtl w:val="0"/>
        </w:rPr>
        <w:tab/>
        <w:t xml:space="preserve">PK -&gt; idNGB</w:t>
      </w:r>
    </w:p>
    <w:p w:rsidR="00000000" w:rsidDel="00000000" w:rsidP="00000000" w:rsidRDefault="00000000" w:rsidRPr="00000000" w14:paraId="00000564">
      <w:pPr>
        <w:spacing w:line="360" w:lineRule="auto"/>
        <w:rPr>
          <w:color w:val="434343"/>
        </w:rPr>
      </w:pPr>
      <w:r w:rsidDel="00000000" w:rsidR="00000000" w:rsidRPr="00000000">
        <w:rPr>
          <w:color w:val="434343"/>
          <w:rtl w:val="0"/>
        </w:rPr>
        <w:tab/>
        <w:t xml:space="preserve">FK1 -&gt; idEmpleado ref Empleado.idEmpleado</w:t>
      </w:r>
    </w:p>
    <w:p w:rsidR="00000000" w:rsidDel="00000000" w:rsidP="00000000" w:rsidRDefault="00000000" w:rsidRPr="00000000" w14:paraId="00000565">
      <w:pPr>
        <w:spacing w:line="360" w:lineRule="auto"/>
        <w:rPr>
          <w:color w:val="434343"/>
        </w:rPr>
      </w:pPr>
      <w:r w:rsidDel="00000000" w:rsidR="00000000" w:rsidRPr="00000000">
        <w:rPr>
          <w:rtl w:val="0"/>
        </w:rPr>
      </w:r>
    </w:p>
    <w:p w:rsidR="00000000" w:rsidDel="00000000" w:rsidP="00000000" w:rsidRDefault="00000000" w:rsidRPr="00000000" w14:paraId="00000566">
      <w:pPr>
        <w:spacing w:line="360" w:lineRule="auto"/>
        <w:rPr>
          <w:color w:val="434343"/>
        </w:rPr>
      </w:pPr>
      <w:r w:rsidDel="00000000" w:rsidR="00000000" w:rsidRPr="00000000">
        <w:rPr>
          <w:color w:val="434343"/>
          <w:rtl w:val="0"/>
        </w:rPr>
        <w:t xml:space="preserve">vacacionesLFT (</w:t>
      </w:r>
      <w:r w:rsidDel="00000000" w:rsidR="00000000" w:rsidRPr="00000000">
        <w:rPr>
          <w:color w:val="434343"/>
          <w:u w:val="single"/>
          <w:rtl w:val="0"/>
        </w:rPr>
        <w:t xml:space="preserve">idVacacionesLFT</w:t>
      </w:r>
      <w:r w:rsidDel="00000000" w:rsidR="00000000" w:rsidRPr="00000000">
        <w:rPr>
          <w:color w:val="434343"/>
          <w:rtl w:val="0"/>
        </w:rPr>
        <w:t xml:space="preserve">, anioInicio, anioFin, diasCorrespondientes)</w:t>
      </w:r>
    </w:p>
    <w:p w:rsidR="00000000" w:rsidDel="00000000" w:rsidP="00000000" w:rsidRDefault="00000000" w:rsidRPr="00000000" w14:paraId="00000567">
      <w:pPr>
        <w:spacing w:line="360" w:lineRule="auto"/>
        <w:ind w:firstLine="720"/>
        <w:rPr>
          <w:color w:val="434343"/>
        </w:rPr>
      </w:pPr>
      <w:r w:rsidDel="00000000" w:rsidR="00000000" w:rsidRPr="00000000">
        <w:rPr>
          <w:color w:val="434343"/>
          <w:rtl w:val="0"/>
        </w:rPr>
        <w:t xml:space="preserve">PK -&gt; idVacacionesLFT</w:t>
      </w:r>
    </w:p>
    <w:p w:rsidR="00000000" w:rsidDel="00000000" w:rsidP="00000000" w:rsidRDefault="00000000" w:rsidRPr="00000000" w14:paraId="00000568">
      <w:pPr>
        <w:spacing w:line="360" w:lineRule="auto"/>
        <w:ind w:firstLine="720"/>
        <w:rPr>
          <w:color w:val="434343"/>
        </w:rPr>
      </w:pPr>
      <w:r w:rsidDel="00000000" w:rsidR="00000000" w:rsidRPr="00000000">
        <w:rPr>
          <w:rtl w:val="0"/>
        </w:rPr>
      </w:r>
    </w:p>
    <w:p w:rsidR="00000000" w:rsidDel="00000000" w:rsidP="00000000" w:rsidRDefault="00000000" w:rsidRPr="00000000" w14:paraId="00000569">
      <w:pPr>
        <w:spacing w:line="360" w:lineRule="auto"/>
        <w:rPr>
          <w:color w:val="434343"/>
        </w:rPr>
      </w:pPr>
      <w:r w:rsidDel="00000000" w:rsidR="00000000" w:rsidRPr="00000000">
        <w:rPr>
          <w:color w:val="434343"/>
          <w:rtl w:val="0"/>
        </w:rPr>
        <w:t xml:space="preserve">solicitudVacaciones (</w:t>
      </w:r>
      <w:r w:rsidDel="00000000" w:rsidR="00000000" w:rsidRPr="00000000">
        <w:rPr>
          <w:color w:val="434343"/>
          <w:u w:val="single"/>
          <w:rtl w:val="0"/>
        </w:rPr>
        <w:t xml:space="preserve">idSolicitud</w:t>
      </w:r>
      <w:r w:rsidDel="00000000" w:rsidR="00000000" w:rsidRPr="00000000">
        <w:rPr>
          <w:color w:val="434343"/>
          <w:rtl w:val="0"/>
        </w:rPr>
        <w:t xml:space="preserve">, idEmpleado, fechaInicio, fechaFin, fechaReanudacion, fechaSolicitud, SolicitudAceptadaStatus, nota)</w:t>
      </w:r>
    </w:p>
    <w:p w:rsidR="00000000" w:rsidDel="00000000" w:rsidP="00000000" w:rsidRDefault="00000000" w:rsidRPr="00000000" w14:paraId="0000056A">
      <w:pPr>
        <w:spacing w:line="360" w:lineRule="auto"/>
        <w:rPr>
          <w:color w:val="434343"/>
        </w:rPr>
      </w:pPr>
      <w:r w:rsidDel="00000000" w:rsidR="00000000" w:rsidRPr="00000000">
        <w:rPr>
          <w:color w:val="434343"/>
          <w:rtl w:val="0"/>
        </w:rPr>
        <w:tab/>
        <w:t xml:space="preserve">PK -&gt; idSolicitud</w:t>
      </w:r>
    </w:p>
    <w:p w:rsidR="00000000" w:rsidDel="00000000" w:rsidP="00000000" w:rsidRDefault="00000000" w:rsidRPr="00000000" w14:paraId="0000056B">
      <w:pPr>
        <w:spacing w:line="360" w:lineRule="auto"/>
        <w:rPr>
          <w:color w:val="434343"/>
        </w:rPr>
      </w:pPr>
      <w:r w:rsidDel="00000000" w:rsidR="00000000" w:rsidRPr="00000000">
        <w:rPr>
          <w:color w:val="434343"/>
          <w:rtl w:val="0"/>
        </w:rPr>
        <w:tab/>
        <w:t xml:space="preserve">FK1 -&gt; idEmpleado ref Empleado.idEmpleado</w:t>
      </w:r>
    </w:p>
    <w:p w:rsidR="00000000" w:rsidDel="00000000" w:rsidP="00000000" w:rsidRDefault="00000000" w:rsidRPr="00000000" w14:paraId="0000056C">
      <w:pPr>
        <w:spacing w:line="360" w:lineRule="auto"/>
        <w:rPr>
          <w:color w:val="434343"/>
        </w:rPr>
      </w:pPr>
      <w:r w:rsidDel="00000000" w:rsidR="00000000" w:rsidRPr="00000000">
        <w:rPr>
          <w:rtl w:val="0"/>
        </w:rPr>
      </w:r>
    </w:p>
    <w:p w:rsidR="00000000" w:rsidDel="00000000" w:rsidP="00000000" w:rsidRDefault="00000000" w:rsidRPr="00000000" w14:paraId="0000056D">
      <w:pPr>
        <w:spacing w:line="360" w:lineRule="auto"/>
        <w:rPr>
          <w:color w:val="434343"/>
        </w:rPr>
      </w:pPr>
      <w:r w:rsidDel="00000000" w:rsidR="00000000" w:rsidRPr="00000000">
        <w:rPr>
          <w:color w:val="434343"/>
          <w:rtl w:val="0"/>
        </w:rPr>
        <w:t xml:space="preserve">Suple (</w:t>
      </w:r>
      <w:r w:rsidDel="00000000" w:rsidR="00000000" w:rsidRPr="00000000">
        <w:rPr>
          <w:color w:val="434343"/>
          <w:u w:val="single"/>
          <w:rtl w:val="0"/>
        </w:rPr>
        <w:t xml:space="preserve">idSolicitud, idEmpleado</w:t>
      </w:r>
      <w:r w:rsidDel="00000000" w:rsidR="00000000" w:rsidRPr="00000000">
        <w:rPr>
          <w:color w:val="434343"/>
          <w:rtl w:val="0"/>
        </w:rPr>
        <w:t xml:space="preserve">, fechaInicioSuplente, fechaFinSuplente)</w:t>
      </w:r>
    </w:p>
    <w:p w:rsidR="00000000" w:rsidDel="00000000" w:rsidP="00000000" w:rsidRDefault="00000000" w:rsidRPr="00000000" w14:paraId="0000056E">
      <w:pPr>
        <w:spacing w:line="360" w:lineRule="auto"/>
        <w:rPr>
          <w:color w:val="434343"/>
        </w:rPr>
      </w:pPr>
      <w:r w:rsidDel="00000000" w:rsidR="00000000" w:rsidRPr="00000000">
        <w:rPr>
          <w:color w:val="434343"/>
          <w:rtl w:val="0"/>
        </w:rPr>
        <w:tab/>
        <w:t xml:space="preserve">PK -&gt; idSolicitud, idEmpleado</w:t>
      </w:r>
    </w:p>
    <w:p w:rsidR="00000000" w:rsidDel="00000000" w:rsidP="00000000" w:rsidRDefault="00000000" w:rsidRPr="00000000" w14:paraId="0000056F">
      <w:pPr>
        <w:spacing w:line="360" w:lineRule="auto"/>
        <w:rPr>
          <w:color w:val="434343"/>
        </w:rPr>
      </w:pPr>
      <w:r w:rsidDel="00000000" w:rsidR="00000000" w:rsidRPr="00000000">
        <w:rPr>
          <w:color w:val="434343"/>
          <w:rtl w:val="0"/>
        </w:rPr>
        <w:tab/>
        <w:t xml:space="preserve">FK1 -&gt; idEmpleado ref Empleado.idEmpleado</w:t>
      </w:r>
    </w:p>
    <w:p w:rsidR="00000000" w:rsidDel="00000000" w:rsidP="00000000" w:rsidRDefault="00000000" w:rsidRPr="00000000" w14:paraId="00000570">
      <w:pPr>
        <w:spacing w:line="360" w:lineRule="auto"/>
        <w:rPr>
          <w:color w:val="434343"/>
        </w:rPr>
      </w:pPr>
      <w:r w:rsidDel="00000000" w:rsidR="00000000" w:rsidRPr="00000000">
        <w:rPr>
          <w:color w:val="434343"/>
          <w:rtl w:val="0"/>
        </w:rPr>
        <w:tab/>
        <w:t xml:space="preserve">FK2 -&gt; idSolicitud ref solicitudVacaciones.idSolicitud</w:t>
      </w:r>
    </w:p>
    <w:p w:rsidR="00000000" w:rsidDel="00000000" w:rsidP="00000000" w:rsidRDefault="00000000" w:rsidRPr="00000000" w14:paraId="00000571">
      <w:pPr>
        <w:spacing w:line="360" w:lineRule="auto"/>
        <w:rPr>
          <w:b w:val="1"/>
          <w:color w:val="434343"/>
        </w:rPr>
      </w:pPr>
      <w:r w:rsidDel="00000000" w:rsidR="00000000" w:rsidRPr="00000000">
        <w:rPr>
          <w:color w:val="434343"/>
          <w:rtl w:val="0"/>
        </w:rPr>
        <w:tab/>
      </w:r>
      <w:r w:rsidDel="00000000" w:rsidR="00000000" w:rsidRPr="00000000">
        <w:rPr>
          <w:rtl w:val="0"/>
        </w:rPr>
      </w:r>
    </w:p>
    <w:p w:rsidR="00000000" w:rsidDel="00000000" w:rsidP="00000000" w:rsidRDefault="00000000" w:rsidRPr="00000000" w14:paraId="00000572">
      <w:pPr>
        <w:spacing w:line="360" w:lineRule="auto"/>
        <w:rPr>
          <w:color w:val="434343"/>
        </w:rPr>
      </w:pPr>
      <w:r w:rsidDel="00000000" w:rsidR="00000000" w:rsidRPr="00000000">
        <w:rPr>
          <w:color w:val="434343"/>
          <w:rtl w:val="0"/>
        </w:rPr>
        <w:t xml:space="preserve">Admin (</w:t>
      </w:r>
      <w:r w:rsidDel="00000000" w:rsidR="00000000" w:rsidRPr="00000000">
        <w:rPr>
          <w:color w:val="434343"/>
          <w:u w:val="single"/>
          <w:rtl w:val="0"/>
        </w:rPr>
        <w:t xml:space="preserve">idAdmin</w:t>
      </w:r>
      <w:r w:rsidDel="00000000" w:rsidR="00000000" w:rsidRPr="00000000">
        <w:rPr>
          <w:color w:val="434343"/>
          <w:rtl w:val="0"/>
        </w:rPr>
        <w:t xml:space="preserve">, primerNombre, apellidoPaterno, apellidoMaterno, email, noTelefono)</w:t>
      </w:r>
    </w:p>
    <w:p w:rsidR="00000000" w:rsidDel="00000000" w:rsidP="00000000" w:rsidRDefault="00000000" w:rsidRPr="00000000" w14:paraId="00000573">
      <w:pPr>
        <w:spacing w:line="360" w:lineRule="auto"/>
        <w:ind w:firstLine="720"/>
        <w:rPr>
          <w:color w:val="434343"/>
        </w:rPr>
      </w:pPr>
      <w:r w:rsidDel="00000000" w:rsidR="00000000" w:rsidRPr="00000000">
        <w:rPr>
          <w:color w:val="434343"/>
          <w:rtl w:val="0"/>
        </w:rPr>
        <w:t xml:space="preserve">PK -&gt; idAdmin</w:t>
      </w:r>
    </w:p>
    <w:p w:rsidR="00000000" w:rsidDel="00000000" w:rsidP="00000000" w:rsidRDefault="00000000" w:rsidRPr="00000000" w14:paraId="00000574">
      <w:pPr>
        <w:spacing w:line="360" w:lineRule="auto"/>
        <w:rPr>
          <w:b w:val="1"/>
          <w:color w:val="434343"/>
        </w:rPr>
      </w:pPr>
      <w:r w:rsidDel="00000000" w:rsidR="00000000" w:rsidRPr="00000000">
        <w:rPr>
          <w:rtl w:val="0"/>
        </w:rPr>
      </w:r>
    </w:p>
    <w:p w:rsidR="00000000" w:rsidDel="00000000" w:rsidP="00000000" w:rsidRDefault="00000000" w:rsidRPr="00000000" w14:paraId="00000575">
      <w:pPr>
        <w:spacing w:line="360" w:lineRule="auto"/>
        <w:rPr>
          <w:color w:val="434343"/>
        </w:rPr>
      </w:pPr>
      <w:r w:rsidDel="00000000" w:rsidR="00000000" w:rsidRPr="00000000">
        <w:rPr>
          <w:color w:val="434343"/>
          <w:rtl w:val="0"/>
        </w:rPr>
        <w:t xml:space="preserve">indicador (</w:t>
      </w:r>
      <w:r w:rsidDel="00000000" w:rsidR="00000000" w:rsidRPr="00000000">
        <w:rPr>
          <w:color w:val="434343"/>
          <w:u w:val="single"/>
          <w:rtl w:val="0"/>
        </w:rPr>
        <w:t xml:space="preserve">idIndicador</w:t>
      </w:r>
      <w:r w:rsidDel="00000000" w:rsidR="00000000" w:rsidRPr="00000000">
        <w:rPr>
          <w:color w:val="434343"/>
          <w:rtl w:val="0"/>
        </w:rPr>
        <w:t xml:space="preserve">, nombre, valor)</w:t>
      </w:r>
    </w:p>
    <w:p w:rsidR="00000000" w:rsidDel="00000000" w:rsidP="00000000" w:rsidRDefault="00000000" w:rsidRPr="00000000" w14:paraId="00000576">
      <w:pPr>
        <w:spacing w:line="360" w:lineRule="auto"/>
        <w:rPr>
          <w:color w:val="434343"/>
        </w:rPr>
      </w:pPr>
      <w:r w:rsidDel="00000000" w:rsidR="00000000" w:rsidRPr="00000000">
        <w:rPr>
          <w:color w:val="434343"/>
          <w:rtl w:val="0"/>
        </w:rPr>
        <w:tab/>
        <w:t xml:space="preserve">PK -&gt; idIndicador</w:t>
      </w:r>
    </w:p>
    <w:p w:rsidR="00000000" w:rsidDel="00000000" w:rsidP="00000000" w:rsidRDefault="00000000" w:rsidRPr="00000000" w14:paraId="00000577">
      <w:pPr>
        <w:spacing w:line="360" w:lineRule="auto"/>
        <w:rPr>
          <w:color w:val="434343"/>
        </w:rPr>
      </w:pPr>
      <w:r w:rsidDel="00000000" w:rsidR="00000000" w:rsidRPr="00000000">
        <w:rPr>
          <w:rtl w:val="0"/>
        </w:rPr>
      </w:r>
    </w:p>
    <w:p w:rsidR="00000000" w:rsidDel="00000000" w:rsidP="00000000" w:rsidRDefault="00000000" w:rsidRPr="00000000" w14:paraId="00000578">
      <w:pPr>
        <w:spacing w:line="360" w:lineRule="auto"/>
        <w:rPr>
          <w:color w:val="434343"/>
        </w:rPr>
      </w:pPr>
      <w:r w:rsidDel="00000000" w:rsidR="00000000" w:rsidRPr="00000000">
        <w:rPr>
          <w:color w:val="434343"/>
          <w:rtl w:val="0"/>
        </w:rPr>
        <w:t xml:space="preserve">Anuncios (</w:t>
      </w:r>
      <w:r w:rsidDel="00000000" w:rsidR="00000000" w:rsidRPr="00000000">
        <w:rPr>
          <w:color w:val="434343"/>
          <w:u w:val="single"/>
          <w:rtl w:val="0"/>
        </w:rPr>
        <w:t xml:space="preserve">idAnuncio</w:t>
      </w:r>
      <w:r w:rsidDel="00000000" w:rsidR="00000000" w:rsidRPr="00000000">
        <w:rPr>
          <w:color w:val="434343"/>
          <w:rtl w:val="0"/>
        </w:rPr>
        <w:t xml:space="preserve">, duracion, fecha, titulo, pin, texto)</w:t>
      </w:r>
    </w:p>
    <w:p w:rsidR="00000000" w:rsidDel="00000000" w:rsidP="00000000" w:rsidRDefault="00000000" w:rsidRPr="00000000" w14:paraId="00000579">
      <w:pPr>
        <w:spacing w:line="360" w:lineRule="auto"/>
        <w:rPr>
          <w:color w:val="434343"/>
        </w:rPr>
      </w:pPr>
      <w:r w:rsidDel="00000000" w:rsidR="00000000" w:rsidRPr="00000000">
        <w:rPr>
          <w:color w:val="434343"/>
          <w:rtl w:val="0"/>
        </w:rPr>
        <w:tab/>
        <w:t xml:space="preserve">PK -&gt; idAnuncio</w:t>
      </w:r>
    </w:p>
    <w:p w:rsidR="00000000" w:rsidDel="00000000" w:rsidP="00000000" w:rsidRDefault="00000000" w:rsidRPr="00000000" w14:paraId="0000057A">
      <w:pPr>
        <w:spacing w:line="360" w:lineRule="auto"/>
        <w:rPr>
          <w:color w:val="434343"/>
        </w:rPr>
      </w:pPr>
      <w:r w:rsidDel="00000000" w:rsidR="00000000" w:rsidRPr="00000000">
        <w:rPr>
          <w:rtl w:val="0"/>
        </w:rPr>
      </w:r>
    </w:p>
    <w:p w:rsidR="00000000" w:rsidDel="00000000" w:rsidP="00000000" w:rsidRDefault="00000000" w:rsidRPr="00000000" w14:paraId="0000057B">
      <w:pPr>
        <w:spacing w:line="360" w:lineRule="auto"/>
        <w:rPr>
          <w:color w:val="434343"/>
        </w:rPr>
      </w:pPr>
      <w:r w:rsidDel="00000000" w:rsidR="00000000" w:rsidRPr="00000000">
        <w:rPr>
          <w:color w:val="434343"/>
          <w:rtl w:val="0"/>
        </w:rPr>
        <w:t xml:space="preserve">Banner (</w:t>
      </w:r>
      <w:r w:rsidDel="00000000" w:rsidR="00000000" w:rsidRPr="00000000">
        <w:rPr>
          <w:color w:val="434343"/>
          <w:u w:val="single"/>
          <w:rtl w:val="0"/>
        </w:rPr>
        <w:t xml:space="preserve">idBanner</w:t>
      </w:r>
      <w:r w:rsidDel="00000000" w:rsidR="00000000" w:rsidRPr="00000000">
        <w:rPr>
          <w:color w:val="434343"/>
          <w:rtl w:val="0"/>
        </w:rPr>
        <w:t xml:space="preserve">, duracion, fecha)</w:t>
      </w:r>
    </w:p>
    <w:p w:rsidR="00000000" w:rsidDel="00000000" w:rsidP="00000000" w:rsidRDefault="00000000" w:rsidRPr="00000000" w14:paraId="0000057C">
      <w:pPr>
        <w:spacing w:line="360" w:lineRule="auto"/>
        <w:rPr>
          <w:color w:val="434343"/>
        </w:rPr>
      </w:pPr>
      <w:r w:rsidDel="00000000" w:rsidR="00000000" w:rsidRPr="00000000">
        <w:rPr>
          <w:color w:val="434343"/>
          <w:rtl w:val="0"/>
        </w:rPr>
        <w:tab/>
        <w:t xml:space="preserve">PK -&gt; idBanner</w:t>
      </w:r>
    </w:p>
    <w:p w:rsidR="00000000" w:rsidDel="00000000" w:rsidP="00000000" w:rsidRDefault="00000000" w:rsidRPr="00000000" w14:paraId="0000057D">
      <w:pPr>
        <w:spacing w:line="360" w:lineRule="auto"/>
        <w:rPr>
          <w:color w:val="434343"/>
        </w:rPr>
      </w:pPr>
      <w:r w:rsidDel="00000000" w:rsidR="00000000" w:rsidRPr="00000000">
        <w:rPr>
          <w:rtl w:val="0"/>
        </w:rPr>
      </w:r>
    </w:p>
    <w:p w:rsidR="00000000" w:rsidDel="00000000" w:rsidP="00000000" w:rsidRDefault="00000000" w:rsidRPr="00000000" w14:paraId="0000057E">
      <w:pPr>
        <w:spacing w:line="360" w:lineRule="auto"/>
        <w:rPr>
          <w:color w:val="434343"/>
        </w:rPr>
      </w:pPr>
      <w:r w:rsidDel="00000000" w:rsidR="00000000" w:rsidRPr="00000000">
        <w:rPr>
          <w:color w:val="434343"/>
          <w:rtl w:val="0"/>
        </w:rPr>
        <w:t xml:space="preserve">recurso_digital (</w:t>
      </w:r>
      <w:r w:rsidDel="00000000" w:rsidR="00000000" w:rsidRPr="00000000">
        <w:rPr>
          <w:color w:val="434343"/>
          <w:u w:val="single"/>
          <w:rtl w:val="0"/>
        </w:rPr>
        <w:t xml:space="preserve">url</w:t>
      </w:r>
      <w:r w:rsidDel="00000000" w:rsidR="00000000" w:rsidRPr="00000000">
        <w:rPr>
          <w:color w:val="434343"/>
          <w:rtl w:val="0"/>
        </w:rPr>
        <w:t xml:space="preserve">)</w:t>
      </w:r>
    </w:p>
    <w:p w:rsidR="00000000" w:rsidDel="00000000" w:rsidP="00000000" w:rsidRDefault="00000000" w:rsidRPr="00000000" w14:paraId="0000057F">
      <w:pPr>
        <w:spacing w:line="360" w:lineRule="auto"/>
        <w:rPr>
          <w:color w:val="434343"/>
        </w:rPr>
      </w:pPr>
      <w:r w:rsidDel="00000000" w:rsidR="00000000" w:rsidRPr="00000000">
        <w:rPr>
          <w:color w:val="434343"/>
          <w:rtl w:val="0"/>
        </w:rPr>
        <w:tab/>
        <w:t xml:space="preserve">PK -&gt; url</w:t>
      </w:r>
    </w:p>
    <w:p w:rsidR="00000000" w:rsidDel="00000000" w:rsidP="00000000" w:rsidRDefault="00000000" w:rsidRPr="00000000" w14:paraId="00000580">
      <w:pPr>
        <w:spacing w:line="360" w:lineRule="auto"/>
        <w:rPr>
          <w:color w:val="434343"/>
        </w:rPr>
      </w:pPr>
      <w:r w:rsidDel="00000000" w:rsidR="00000000" w:rsidRPr="00000000">
        <w:rPr>
          <w:rtl w:val="0"/>
        </w:rPr>
      </w:r>
    </w:p>
    <w:p w:rsidR="00000000" w:rsidDel="00000000" w:rsidP="00000000" w:rsidRDefault="00000000" w:rsidRPr="00000000" w14:paraId="00000581">
      <w:pPr>
        <w:spacing w:line="360" w:lineRule="auto"/>
        <w:rPr>
          <w:color w:val="434343"/>
        </w:rPr>
      </w:pPr>
      <w:r w:rsidDel="00000000" w:rsidR="00000000" w:rsidRPr="00000000">
        <w:rPr>
          <w:color w:val="434343"/>
          <w:rtl w:val="0"/>
        </w:rPr>
        <w:t xml:space="preserve">Anuncios_recursoDigital (</w:t>
      </w:r>
      <w:r w:rsidDel="00000000" w:rsidR="00000000" w:rsidRPr="00000000">
        <w:rPr>
          <w:color w:val="434343"/>
          <w:u w:val="single"/>
          <w:rtl w:val="0"/>
        </w:rPr>
        <w:t xml:space="preserve">idAnuncio, url</w:t>
      </w:r>
      <w:r w:rsidDel="00000000" w:rsidR="00000000" w:rsidRPr="00000000">
        <w:rPr>
          <w:color w:val="434343"/>
          <w:rtl w:val="0"/>
        </w:rPr>
        <w:t xml:space="preserve">)</w:t>
      </w:r>
    </w:p>
    <w:p w:rsidR="00000000" w:rsidDel="00000000" w:rsidP="00000000" w:rsidRDefault="00000000" w:rsidRPr="00000000" w14:paraId="00000582">
      <w:pPr>
        <w:spacing w:line="360" w:lineRule="auto"/>
        <w:rPr>
          <w:color w:val="434343"/>
        </w:rPr>
      </w:pPr>
      <w:r w:rsidDel="00000000" w:rsidR="00000000" w:rsidRPr="00000000">
        <w:rPr>
          <w:color w:val="434343"/>
          <w:rtl w:val="0"/>
        </w:rPr>
        <w:tab/>
        <w:t xml:space="preserve">PK -&gt; idAnuncio, url</w:t>
      </w:r>
    </w:p>
    <w:p w:rsidR="00000000" w:rsidDel="00000000" w:rsidP="00000000" w:rsidRDefault="00000000" w:rsidRPr="00000000" w14:paraId="00000583">
      <w:pPr>
        <w:spacing w:line="360" w:lineRule="auto"/>
        <w:rPr>
          <w:color w:val="434343"/>
        </w:rPr>
      </w:pPr>
      <w:r w:rsidDel="00000000" w:rsidR="00000000" w:rsidRPr="00000000">
        <w:rPr>
          <w:color w:val="434343"/>
          <w:rtl w:val="0"/>
        </w:rPr>
        <w:tab/>
        <w:t xml:space="preserve">FK1 -&gt; idAnuncio ref Anuncios.idAnuncio</w:t>
      </w:r>
    </w:p>
    <w:p w:rsidR="00000000" w:rsidDel="00000000" w:rsidP="00000000" w:rsidRDefault="00000000" w:rsidRPr="00000000" w14:paraId="00000584">
      <w:pPr>
        <w:spacing w:line="360" w:lineRule="auto"/>
        <w:rPr>
          <w:color w:val="434343"/>
        </w:rPr>
      </w:pPr>
      <w:r w:rsidDel="00000000" w:rsidR="00000000" w:rsidRPr="00000000">
        <w:rPr>
          <w:color w:val="434343"/>
          <w:rtl w:val="0"/>
        </w:rPr>
        <w:tab/>
        <w:t xml:space="preserve">FK2 -&gt; url ref recurso_digital.url</w:t>
      </w:r>
    </w:p>
    <w:p w:rsidR="00000000" w:rsidDel="00000000" w:rsidP="00000000" w:rsidRDefault="00000000" w:rsidRPr="00000000" w14:paraId="00000585">
      <w:pPr>
        <w:spacing w:line="360" w:lineRule="auto"/>
        <w:rPr>
          <w:color w:val="434343"/>
        </w:rPr>
      </w:pPr>
      <w:r w:rsidDel="00000000" w:rsidR="00000000" w:rsidRPr="00000000">
        <w:rPr>
          <w:rtl w:val="0"/>
        </w:rPr>
      </w:r>
    </w:p>
    <w:p w:rsidR="00000000" w:rsidDel="00000000" w:rsidP="00000000" w:rsidRDefault="00000000" w:rsidRPr="00000000" w14:paraId="00000586">
      <w:pPr>
        <w:spacing w:line="360" w:lineRule="auto"/>
        <w:rPr>
          <w:color w:val="434343"/>
        </w:rPr>
      </w:pPr>
      <w:r w:rsidDel="00000000" w:rsidR="00000000" w:rsidRPr="00000000">
        <w:rPr>
          <w:color w:val="434343"/>
          <w:rtl w:val="0"/>
        </w:rPr>
        <w:t xml:space="preserve">Banner_recursoDigital (</w:t>
      </w:r>
      <w:r w:rsidDel="00000000" w:rsidR="00000000" w:rsidRPr="00000000">
        <w:rPr>
          <w:color w:val="434343"/>
          <w:u w:val="single"/>
          <w:rtl w:val="0"/>
        </w:rPr>
        <w:t xml:space="preserve">idBanner, url</w:t>
      </w:r>
      <w:r w:rsidDel="00000000" w:rsidR="00000000" w:rsidRPr="00000000">
        <w:rPr>
          <w:color w:val="434343"/>
          <w:rtl w:val="0"/>
        </w:rPr>
        <w:t xml:space="preserve">)</w:t>
      </w:r>
    </w:p>
    <w:p w:rsidR="00000000" w:rsidDel="00000000" w:rsidP="00000000" w:rsidRDefault="00000000" w:rsidRPr="00000000" w14:paraId="00000587">
      <w:pPr>
        <w:spacing w:line="360" w:lineRule="auto"/>
        <w:rPr>
          <w:color w:val="434343"/>
        </w:rPr>
      </w:pPr>
      <w:r w:rsidDel="00000000" w:rsidR="00000000" w:rsidRPr="00000000">
        <w:rPr>
          <w:color w:val="434343"/>
          <w:rtl w:val="0"/>
        </w:rPr>
        <w:tab/>
        <w:t xml:space="preserve">PK -&gt; idBanner, url</w:t>
      </w:r>
    </w:p>
    <w:p w:rsidR="00000000" w:rsidDel="00000000" w:rsidP="00000000" w:rsidRDefault="00000000" w:rsidRPr="00000000" w14:paraId="00000588">
      <w:pPr>
        <w:spacing w:line="360" w:lineRule="auto"/>
        <w:rPr>
          <w:color w:val="434343"/>
        </w:rPr>
      </w:pPr>
      <w:r w:rsidDel="00000000" w:rsidR="00000000" w:rsidRPr="00000000">
        <w:rPr>
          <w:color w:val="434343"/>
          <w:rtl w:val="0"/>
        </w:rPr>
        <w:tab/>
        <w:t xml:space="preserve">FK1 -&gt; idBanner ref Banner.idBanner</w:t>
      </w:r>
    </w:p>
    <w:p w:rsidR="00000000" w:rsidDel="00000000" w:rsidP="00000000" w:rsidRDefault="00000000" w:rsidRPr="00000000" w14:paraId="00000589">
      <w:pPr>
        <w:spacing w:line="360" w:lineRule="auto"/>
        <w:rPr>
          <w:color w:val="434343"/>
        </w:rPr>
      </w:pPr>
      <w:r w:rsidDel="00000000" w:rsidR="00000000" w:rsidRPr="00000000">
        <w:rPr>
          <w:color w:val="434343"/>
          <w:rtl w:val="0"/>
        </w:rPr>
        <w:tab/>
        <w:t xml:space="preserve">FK2 -&gt; url ref recurso_digital.url</w:t>
      </w:r>
    </w:p>
    <w:p w:rsidR="00000000" w:rsidDel="00000000" w:rsidP="00000000" w:rsidRDefault="00000000" w:rsidRPr="00000000" w14:paraId="0000058A">
      <w:pPr>
        <w:spacing w:line="360" w:lineRule="auto"/>
        <w:rPr>
          <w:color w:val="434343"/>
        </w:rPr>
      </w:pPr>
      <w:r w:rsidDel="00000000" w:rsidR="00000000" w:rsidRPr="00000000">
        <w:rPr>
          <w:rtl w:val="0"/>
        </w:rPr>
      </w:r>
    </w:p>
    <w:p w:rsidR="00000000" w:rsidDel="00000000" w:rsidP="00000000" w:rsidRDefault="00000000" w:rsidRPr="00000000" w14:paraId="0000058B">
      <w:pPr>
        <w:numPr>
          <w:ilvl w:val="0"/>
          <w:numId w:val="30"/>
        </w:numPr>
        <w:spacing w:line="360" w:lineRule="auto"/>
        <w:ind w:left="720" w:hanging="360"/>
        <w:rPr>
          <w:b w:val="1"/>
          <w:color w:val="434343"/>
        </w:rPr>
      </w:pPr>
      <w:r w:rsidDel="00000000" w:rsidR="00000000" w:rsidRPr="00000000">
        <w:rPr>
          <w:b w:val="1"/>
          <w:color w:val="434343"/>
          <w:rtl w:val="0"/>
        </w:rPr>
        <w:t xml:space="preserve">Restricciones adicionales del modelo de datos</w:t>
      </w:r>
      <w:r w:rsidDel="00000000" w:rsidR="00000000" w:rsidRPr="00000000">
        <w:rPr>
          <w:rtl w:val="0"/>
        </w:rPr>
      </w:r>
    </w:p>
    <w:p w:rsidR="00000000" w:rsidDel="00000000" w:rsidP="00000000" w:rsidRDefault="00000000" w:rsidRPr="00000000" w14:paraId="0000058C">
      <w:pPr>
        <w:spacing w:line="360" w:lineRule="auto"/>
        <w:jc w:val="left"/>
        <w:rPr>
          <w:color w:val="434343"/>
        </w:rPr>
      </w:pPr>
      <w:r w:rsidDel="00000000" w:rsidR="00000000" w:rsidRPr="00000000">
        <w:rPr>
          <w:b w:val="1"/>
          <w:color w:val="434343"/>
          <w:rtl w:val="0"/>
        </w:rPr>
        <w:t xml:space="preserve">Restricciones de recursos humanos: </w:t>
      </w:r>
      <w:r w:rsidDel="00000000" w:rsidR="00000000" w:rsidRPr="00000000">
        <w:rPr>
          <w:color w:val="434343"/>
          <w:rtl w:val="0"/>
        </w:rPr>
        <w:t xml:space="preserve">Todos los empleados tienen derecho a un número de vacaciones a usar por año basado en la ley federal del trabajo</w:t>
      </w:r>
    </w:p>
    <w:p w:rsidR="00000000" w:rsidDel="00000000" w:rsidP="00000000" w:rsidRDefault="00000000" w:rsidRPr="00000000" w14:paraId="0000058D">
      <w:pPr>
        <w:spacing w:line="360" w:lineRule="auto"/>
        <w:jc w:val="left"/>
        <w:rPr>
          <w:b w:val="1"/>
          <w:color w:val="434343"/>
        </w:rPr>
      </w:pPr>
      <w:r w:rsidDel="00000000" w:rsidR="00000000" w:rsidRPr="00000000">
        <w:rPr>
          <w:b w:val="1"/>
          <w:color w:val="434343"/>
          <w:rtl w:val="0"/>
        </w:rPr>
        <w:t xml:space="preserve">Restricciones de tiempo: </w:t>
      </w:r>
      <w:r w:rsidDel="00000000" w:rsidR="00000000" w:rsidRPr="00000000">
        <w:rPr>
          <w:color w:val="434343"/>
          <w:rtl w:val="0"/>
        </w:rPr>
        <w:t xml:space="preserve">Solo debe de haber un registro de NatGas Blocks por mes</w:t>
      </w:r>
      <w:r w:rsidDel="00000000" w:rsidR="00000000" w:rsidRPr="00000000">
        <w:rPr>
          <w:rtl w:val="0"/>
        </w:rPr>
      </w:r>
    </w:p>
    <w:p w:rsidR="00000000" w:rsidDel="00000000" w:rsidP="00000000" w:rsidRDefault="00000000" w:rsidRPr="00000000" w14:paraId="0000058E">
      <w:pPr>
        <w:spacing w:line="360" w:lineRule="auto"/>
        <w:ind w:left="0" w:firstLine="0"/>
        <w:jc w:val="left"/>
        <w:rPr>
          <w:b w:val="1"/>
          <w:color w:val="434343"/>
        </w:rPr>
      </w:pPr>
      <w:r w:rsidDel="00000000" w:rsidR="00000000" w:rsidRPr="00000000">
        <w:rPr>
          <w:rtl w:val="0"/>
        </w:rPr>
      </w:r>
    </w:p>
    <w:p w:rsidR="00000000" w:rsidDel="00000000" w:rsidP="00000000" w:rsidRDefault="00000000" w:rsidRPr="00000000" w14:paraId="0000058F">
      <w:pPr>
        <w:spacing w:line="360" w:lineRule="auto"/>
        <w:ind w:left="0" w:firstLine="0"/>
        <w:jc w:val="left"/>
        <w:rPr>
          <w:b w:val="1"/>
          <w:color w:val="434343"/>
        </w:rPr>
      </w:pPr>
      <w:r w:rsidDel="00000000" w:rsidR="00000000" w:rsidRPr="00000000">
        <w:rPr>
          <w:b w:val="1"/>
          <w:color w:val="434343"/>
          <w:rtl w:val="0"/>
        </w:rPr>
        <w:t xml:space="preserve">Requisitos No Funcionales</w:t>
      </w:r>
    </w:p>
    <w:p w:rsidR="00000000" w:rsidDel="00000000" w:rsidP="00000000" w:rsidRDefault="00000000" w:rsidRPr="00000000" w14:paraId="00000590">
      <w:pPr>
        <w:spacing w:line="360" w:lineRule="auto"/>
        <w:ind w:left="0" w:firstLine="0"/>
        <w:jc w:val="left"/>
        <w:rPr>
          <w:b w:val="1"/>
          <w:color w:val="43434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1">
      <w:pPr>
        <w:spacing w:line="360" w:lineRule="auto"/>
        <w:ind w:left="0" w:firstLine="0"/>
        <w:jc w:val="left"/>
        <w:rPr>
          <w:b w:val="1"/>
          <w:color w:val="434343"/>
        </w:rPr>
      </w:pPr>
      <w:r w:rsidDel="00000000" w:rsidR="00000000" w:rsidRPr="00000000">
        <w:rPr>
          <w:b w:val="1"/>
          <w:color w:val="434343"/>
          <w:rtl w:val="0"/>
        </w:rPr>
        <w:t xml:space="preserve">Portabilidad</w:t>
      </w:r>
    </w:p>
    <w:p w:rsidR="00000000" w:rsidDel="00000000" w:rsidP="00000000" w:rsidRDefault="00000000" w:rsidRPr="00000000" w14:paraId="00000592">
      <w:pPr>
        <w:numPr>
          <w:ilvl w:val="0"/>
          <w:numId w:val="10"/>
        </w:numPr>
        <w:spacing w:line="360" w:lineRule="auto"/>
        <w:ind w:left="720" w:hanging="360"/>
        <w:jc w:val="left"/>
        <w:rPr>
          <w:color w:val="434343"/>
        </w:rPr>
      </w:pPr>
      <w:r w:rsidDel="00000000" w:rsidR="00000000" w:rsidRPr="00000000">
        <w:rPr>
          <w:color w:val="434343"/>
          <w:rtl w:val="0"/>
        </w:rPr>
        <w:t xml:space="preserve">El sistema deberá contar con responsive web design que sea compatible con dispositivos móviles.</w:t>
      </w:r>
    </w:p>
    <w:p w:rsidR="00000000" w:rsidDel="00000000" w:rsidP="00000000" w:rsidRDefault="00000000" w:rsidRPr="00000000" w14:paraId="00000593">
      <w:pPr>
        <w:numPr>
          <w:ilvl w:val="0"/>
          <w:numId w:val="10"/>
        </w:numPr>
        <w:spacing w:line="360" w:lineRule="auto"/>
        <w:ind w:left="720" w:hanging="360"/>
        <w:jc w:val="left"/>
        <w:rPr>
          <w:color w:val="434343"/>
          <w:u w:val="none"/>
        </w:rPr>
      </w:pPr>
      <w:r w:rsidDel="00000000" w:rsidR="00000000" w:rsidRPr="00000000">
        <w:rPr>
          <w:color w:val="434343"/>
          <w:rtl w:val="0"/>
        </w:rPr>
        <w:t xml:space="preserve">La aplicación web deberá funcionar en navegadores Chrome, Firefox, Edge, en versiones posteriores al año 2015. </w:t>
      </w:r>
    </w:p>
    <w:p w:rsidR="00000000" w:rsidDel="00000000" w:rsidP="00000000" w:rsidRDefault="00000000" w:rsidRPr="00000000" w14:paraId="00000594">
      <w:pPr>
        <w:spacing w:line="360" w:lineRule="auto"/>
        <w:ind w:left="0" w:firstLine="0"/>
        <w:jc w:val="left"/>
        <w:rPr>
          <w:b w:val="1"/>
          <w:color w:val="434343"/>
        </w:rPr>
      </w:pPr>
      <w:r w:rsidDel="00000000" w:rsidR="00000000" w:rsidRPr="00000000">
        <w:rPr>
          <w:b w:val="1"/>
          <w:color w:val="434343"/>
          <w:rtl w:val="0"/>
        </w:rPr>
        <w:t xml:space="preserve">Rendimiento</w:t>
      </w:r>
    </w:p>
    <w:p w:rsidR="00000000" w:rsidDel="00000000" w:rsidP="00000000" w:rsidRDefault="00000000" w:rsidRPr="00000000" w14:paraId="00000595">
      <w:pPr>
        <w:numPr>
          <w:ilvl w:val="0"/>
          <w:numId w:val="23"/>
        </w:numPr>
        <w:spacing w:line="360" w:lineRule="auto"/>
        <w:ind w:left="720" w:hanging="360"/>
        <w:jc w:val="left"/>
        <w:rPr>
          <w:color w:val="434343"/>
        </w:rPr>
      </w:pPr>
      <w:r w:rsidDel="00000000" w:rsidR="00000000" w:rsidRPr="00000000">
        <w:rPr>
          <w:color w:val="434343"/>
          <w:rtl w:val="0"/>
        </w:rPr>
        <w:t xml:space="preserve">El sistema deberá soportar hasta 100 usuarios al mismo tiempo sin que el tiempo de respuesta aumente más de 5 segundos. </w:t>
      </w:r>
    </w:p>
    <w:p w:rsidR="00000000" w:rsidDel="00000000" w:rsidP="00000000" w:rsidRDefault="00000000" w:rsidRPr="00000000" w14:paraId="00000596">
      <w:pPr>
        <w:spacing w:line="360" w:lineRule="auto"/>
        <w:ind w:left="0" w:firstLine="0"/>
        <w:jc w:val="left"/>
        <w:rPr>
          <w:b w:val="1"/>
          <w:color w:val="434343"/>
        </w:rPr>
      </w:pPr>
      <w:r w:rsidDel="00000000" w:rsidR="00000000" w:rsidRPr="00000000">
        <w:rPr>
          <w:b w:val="1"/>
          <w:color w:val="434343"/>
          <w:rtl w:val="0"/>
        </w:rPr>
        <w:t xml:space="preserve">Usabilidad</w:t>
      </w:r>
    </w:p>
    <w:p w:rsidR="00000000" w:rsidDel="00000000" w:rsidP="00000000" w:rsidRDefault="00000000" w:rsidRPr="00000000" w14:paraId="00000597">
      <w:pPr>
        <w:numPr>
          <w:ilvl w:val="0"/>
          <w:numId w:val="21"/>
        </w:numPr>
        <w:spacing w:line="360" w:lineRule="auto"/>
        <w:ind w:left="720" w:hanging="360"/>
        <w:jc w:val="left"/>
        <w:rPr>
          <w:color w:val="434343"/>
        </w:rPr>
      </w:pPr>
      <w:r w:rsidDel="00000000" w:rsidR="00000000" w:rsidRPr="00000000">
        <w:rPr>
          <w:color w:val="434343"/>
          <w:rtl w:val="0"/>
        </w:rPr>
        <w:t xml:space="preserve">La aplicación podrá ser utilizada por el personal de </w:t>
      </w:r>
      <w:r w:rsidDel="00000000" w:rsidR="00000000" w:rsidRPr="00000000">
        <w:rPr>
          <w:color w:val="434343"/>
          <w:rtl w:val="0"/>
        </w:rPr>
        <w:t xml:space="preserve">NatGas</w:t>
      </w:r>
      <w:r w:rsidDel="00000000" w:rsidR="00000000" w:rsidRPr="00000000">
        <w:rPr>
          <w:color w:val="434343"/>
          <w:rtl w:val="0"/>
        </w:rPr>
        <w:t xml:space="preserve"> sin necesidad de capacitación previa.</w:t>
      </w:r>
    </w:p>
    <w:p w:rsidR="00000000" w:rsidDel="00000000" w:rsidP="00000000" w:rsidRDefault="00000000" w:rsidRPr="00000000" w14:paraId="00000598">
      <w:pPr>
        <w:spacing w:line="360" w:lineRule="auto"/>
        <w:ind w:left="0" w:firstLine="0"/>
        <w:jc w:val="left"/>
        <w:rPr>
          <w:b w:val="1"/>
          <w:color w:val="434343"/>
        </w:rPr>
      </w:pPr>
      <w:r w:rsidDel="00000000" w:rsidR="00000000" w:rsidRPr="00000000">
        <w:rPr>
          <w:b w:val="1"/>
          <w:color w:val="434343"/>
          <w:rtl w:val="0"/>
        </w:rPr>
        <w:t xml:space="preserve">Seguridad</w:t>
      </w:r>
    </w:p>
    <w:p w:rsidR="00000000" w:rsidDel="00000000" w:rsidP="00000000" w:rsidRDefault="00000000" w:rsidRPr="00000000" w14:paraId="00000599">
      <w:pPr>
        <w:numPr>
          <w:ilvl w:val="0"/>
          <w:numId w:val="13"/>
        </w:numPr>
        <w:spacing w:line="360" w:lineRule="auto"/>
        <w:ind w:left="720" w:hanging="360"/>
        <w:jc w:val="left"/>
        <w:rPr>
          <w:color w:val="434343"/>
        </w:rPr>
      </w:pPr>
      <w:r w:rsidDel="00000000" w:rsidR="00000000" w:rsidRPr="00000000">
        <w:rPr>
          <w:color w:val="434343"/>
          <w:rtl w:val="0"/>
        </w:rPr>
        <w:t xml:space="preserve">El sistema </w:t>
      </w:r>
      <w:r w:rsidDel="00000000" w:rsidR="00000000" w:rsidRPr="00000000">
        <w:rPr>
          <w:color w:val="434343"/>
          <w:rtl w:val="0"/>
        </w:rPr>
        <w:t xml:space="preserve">ofrecera</w:t>
      </w:r>
      <w:r w:rsidDel="00000000" w:rsidR="00000000" w:rsidRPr="00000000">
        <w:rPr>
          <w:color w:val="434343"/>
          <w:rtl w:val="0"/>
        </w:rPr>
        <w:t xml:space="preserve"> control de acceso basado en roles, utilizando Auth0.</w:t>
      </w:r>
    </w:p>
    <w:p w:rsidR="00000000" w:rsidDel="00000000" w:rsidP="00000000" w:rsidRDefault="00000000" w:rsidRPr="00000000" w14:paraId="0000059A">
      <w:pPr>
        <w:spacing w:line="360" w:lineRule="auto"/>
        <w:ind w:left="0" w:firstLine="0"/>
        <w:jc w:val="left"/>
        <w:rPr>
          <w:b w:val="1"/>
          <w:color w:val="434343"/>
        </w:rPr>
      </w:pPr>
      <w:r w:rsidDel="00000000" w:rsidR="00000000" w:rsidRPr="00000000">
        <w:rPr>
          <w:b w:val="1"/>
          <w:color w:val="434343"/>
          <w:rtl w:val="0"/>
        </w:rPr>
        <w:t xml:space="preserve">Disponibilidad</w:t>
      </w:r>
    </w:p>
    <w:p w:rsidR="00000000" w:rsidDel="00000000" w:rsidP="00000000" w:rsidRDefault="00000000" w:rsidRPr="00000000" w14:paraId="0000059B">
      <w:pPr>
        <w:numPr>
          <w:ilvl w:val="0"/>
          <w:numId w:val="28"/>
        </w:numPr>
        <w:spacing w:line="360" w:lineRule="auto"/>
        <w:ind w:left="720" w:hanging="360"/>
        <w:jc w:val="left"/>
        <w:rPr>
          <w:color w:val="434343"/>
        </w:rPr>
      </w:pPr>
      <w:r w:rsidDel="00000000" w:rsidR="00000000" w:rsidRPr="00000000">
        <w:rPr>
          <w:color w:val="434343"/>
          <w:rtl w:val="0"/>
        </w:rPr>
        <w:t xml:space="preserve">La aplicación estará disponible las 24 horas del día, 365 días al año con excepción a los días que reciba mantenimiento. </w:t>
      </w:r>
      <w:r w:rsidDel="00000000" w:rsidR="00000000" w:rsidRPr="00000000">
        <w:br w:type="page"/>
      </w:r>
      <w:r w:rsidDel="00000000" w:rsidR="00000000" w:rsidRPr="00000000">
        <w:rPr>
          <w:rtl w:val="0"/>
        </w:rPr>
      </w:r>
    </w:p>
    <w:p w:rsidR="00000000" w:rsidDel="00000000" w:rsidP="00000000" w:rsidRDefault="00000000" w:rsidRPr="00000000" w14:paraId="0000059C">
      <w:pPr>
        <w:spacing w:line="360" w:lineRule="auto"/>
        <w:ind w:left="0" w:firstLine="0"/>
        <w:jc w:val="left"/>
        <w:rPr>
          <w:b w:val="1"/>
          <w:color w:val="434343"/>
        </w:rPr>
      </w:pPr>
      <w:r w:rsidDel="00000000" w:rsidR="00000000" w:rsidRPr="00000000">
        <w:rPr>
          <w:b w:val="1"/>
          <w:color w:val="434343"/>
          <w:rtl w:val="0"/>
        </w:rPr>
        <w:t xml:space="preserve">Mapa del sitio</w:t>
      </w:r>
    </w:p>
    <w:p w:rsidR="00000000" w:rsidDel="00000000" w:rsidP="00000000" w:rsidRDefault="00000000" w:rsidRPr="00000000" w14:paraId="0000059D">
      <w:pPr>
        <w:spacing w:line="360" w:lineRule="auto"/>
        <w:ind w:left="0" w:firstLine="0"/>
        <w:jc w:val="left"/>
        <w:rPr>
          <w:b w:val="1"/>
          <w:color w:val="43434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E">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731200" cy="3238500"/>
            <wp:effectExtent b="0" l="0" r="0" t="0"/>
            <wp:docPr id="12"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59F">
      <w:pPr>
        <w:spacing w:line="360" w:lineRule="auto"/>
        <w:ind w:left="0" w:firstLine="0"/>
        <w:jc w:val="left"/>
        <w:rPr>
          <w:b w:val="1"/>
          <w:color w:val="434343"/>
        </w:rPr>
      </w:pPr>
      <w:r w:rsidDel="00000000" w:rsidR="00000000" w:rsidRPr="00000000">
        <w:rPr>
          <w:rtl w:val="0"/>
        </w:rPr>
      </w:r>
    </w:p>
    <w:p w:rsidR="00000000" w:rsidDel="00000000" w:rsidP="00000000" w:rsidRDefault="00000000" w:rsidRPr="00000000" w14:paraId="000005A0">
      <w:pPr>
        <w:spacing w:line="360" w:lineRule="auto"/>
        <w:ind w:left="0" w:firstLine="0"/>
        <w:jc w:val="left"/>
        <w:rPr>
          <w:b w:val="1"/>
          <w:color w:val="434343"/>
        </w:rPr>
      </w:pPr>
      <w:r w:rsidDel="00000000" w:rsidR="00000000" w:rsidRPr="00000000">
        <w:rPr>
          <w:b w:val="1"/>
          <w:color w:val="434343"/>
          <w:rtl w:val="0"/>
        </w:rPr>
        <w:t xml:space="preserve">Bosquejo de la aplicación</w:t>
      </w:r>
    </w:p>
    <w:p w:rsidR="00000000" w:rsidDel="00000000" w:rsidP="00000000" w:rsidRDefault="00000000" w:rsidRPr="00000000" w14:paraId="000005A1">
      <w:pPr>
        <w:spacing w:line="360" w:lineRule="auto"/>
        <w:ind w:left="0" w:firstLine="0"/>
        <w:jc w:val="left"/>
        <w:rPr>
          <w:b w:val="1"/>
          <w:color w:val="43434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2">
      <w:pPr>
        <w:spacing w:line="360" w:lineRule="auto"/>
        <w:ind w:left="0" w:firstLine="0"/>
        <w:jc w:val="left"/>
        <w:rPr>
          <w:b w:val="1"/>
          <w:color w:val="434343"/>
        </w:rPr>
      </w:pPr>
      <w:r w:rsidDel="00000000" w:rsidR="00000000" w:rsidRPr="00000000">
        <w:rPr>
          <w:b w:val="1"/>
          <w:color w:val="434343"/>
          <w:rtl w:val="0"/>
        </w:rPr>
        <w:t xml:space="preserve">Operador</w:t>
      </w:r>
    </w:p>
    <w:p w:rsidR="00000000" w:rsidDel="00000000" w:rsidP="00000000" w:rsidRDefault="00000000" w:rsidRPr="00000000" w14:paraId="000005A3">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453063" cy="3393017"/>
            <wp:effectExtent b="0" l="0" r="0" t="0"/>
            <wp:docPr id="24"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453063" cy="3393017"/>
                    </a:xfrm>
                    <a:prstGeom prst="rect"/>
                    <a:ln/>
                  </pic:spPr>
                </pic:pic>
              </a:graphicData>
            </a:graphic>
          </wp:inline>
        </w:drawing>
      </w:r>
      <w:r w:rsidDel="00000000" w:rsidR="00000000" w:rsidRPr="00000000">
        <w:rPr>
          <w:rtl w:val="0"/>
        </w:rPr>
      </w:r>
    </w:p>
    <w:p w:rsidR="00000000" w:rsidDel="00000000" w:rsidP="00000000" w:rsidRDefault="00000000" w:rsidRPr="00000000" w14:paraId="000005A4">
      <w:pPr>
        <w:spacing w:line="360" w:lineRule="auto"/>
        <w:ind w:left="0" w:firstLine="0"/>
        <w:jc w:val="left"/>
        <w:rPr>
          <w:b w:val="1"/>
          <w:color w:val="434343"/>
        </w:rPr>
      </w:pPr>
      <w:r w:rsidDel="00000000" w:rsidR="00000000" w:rsidRPr="00000000">
        <w:rPr>
          <w:rtl w:val="0"/>
        </w:rPr>
      </w:r>
    </w:p>
    <w:p w:rsidR="00000000" w:rsidDel="00000000" w:rsidP="00000000" w:rsidRDefault="00000000" w:rsidRPr="00000000" w14:paraId="000005A5">
      <w:pPr>
        <w:spacing w:line="360" w:lineRule="auto"/>
        <w:ind w:left="0" w:firstLine="0"/>
        <w:jc w:val="left"/>
        <w:rP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5A6">
      <w:pPr>
        <w:spacing w:line="360" w:lineRule="auto"/>
        <w:ind w:left="0" w:firstLine="0"/>
        <w:jc w:val="left"/>
        <w:rPr>
          <w:b w:val="1"/>
          <w:color w:val="434343"/>
        </w:rPr>
      </w:pPr>
      <w:r w:rsidDel="00000000" w:rsidR="00000000" w:rsidRPr="00000000">
        <w:rPr>
          <w:b w:val="1"/>
          <w:color w:val="434343"/>
          <w:rtl w:val="0"/>
        </w:rPr>
        <w:t xml:space="preserve">Líder</w:t>
      </w:r>
    </w:p>
    <w:p w:rsidR="00000000" w:rsidDel="00000000" w:rsidP="00000000" w:rsidRDefault="00000000" w:rsidRPr="00000000" w14:paraId="000005A7">
      <w:pPr>
        <w:spacing w:line="360" w:lineRule="auto"/>
        <w:rPr>
          <w:b w:val="1"/>
          <w:color w:val="434343"/>
        </w:rPr>
      </w:pPr>
      <w:r w:rsidDel="00000000" w:rsidR="00000000" w:rsidRPr="00000000">
        <w:rPr>
          <w:b w:val="1"/>
          <w:color w:val="434343"/>
        </w:rPr>
        <w:drawing>
          <wp:inline distB="114300" distT="114300" distL="114300" distR="114300">
            <wp:extent cx="5262563" cy="3605063"/>
            <wp:effectExtent b="0" l="0" r="0" t="0"/>
            <wp:docPr id="1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262563" cy="3605063"/>
                    </a:xfrm>
                    <a:prstGeom prst="rect"/>
                    <a:ln/>
                  </pic:spPr>
                </pic:pic>
              </a:graphicData>
            </a:graphic>
          </wp:inline>
        </w:drawing>
      </w:r>
      <w:r w:rsidDel="00000000" w:rsidR="00000000" w:rsidRPr="00000000">
        <w:rPr>
          <w:rtl w:val="0"/>
        </w:rPr>
      </w:r>
    </w:p>
    <w:p w:rsidR="00000000" w:rsidDel="00000000" w:rsidP="00000000" w:rsidRDefault="00000000" w:rsidRPr="00000000" w14:paraId="000005A8">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304234" cy="3614738"/>
            <wp:effectExtent b="0" l="0" r="0" t="0"/>
            <wp:docPr id="1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304234"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5A9">
      <w:pPr>
        <w:spacing w:line="360" w:lineRule="auto"/>
        <w:ind w:left="0" w:firstLine="0"/>
        <w:jc w:val="left"/>
        <w:rPr>
          <w:b w:val="1"/>
          <w:color w:val="434343"/>
        </w:rPr>
      </w:pPr>
      <w:r w:rsidDel="00000000" w:rsidR="00000000" w:rsidRPr="00000000">
        <w:rPr>
          <w:rtl w:val="0"/>
        </w:rPr>
      </w:r>
    </w:p>
    <w:p w:rsidR="00000000" w:rsidDel="00000000" w:rsidP="00000000" w:rsidRDefault="00000000" w:rsidRPr="00000000" w14:paraId="000005AA">
      <w:pPr>
        <w:spacing w:line="360" w:lineRule="auto"/>
        <w:ind w:left="0" w:firstLine="0"/>
        <w:jc w:val="left"/>
        <w:rP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5AB">
      <w:pPr>
        <w:spacing w:line="360" w:lineRule="auto"/>
        <w:ind w:left="0" w:firstLine="0"/>
        <w:jc w:val="left"/>
        <w:rPr>
          <w:b w:val="1"/>
          <w:color w:val="434343"/>
        </w:rPr>
      </w:pPr>
      <w:r w:rsidDel="00000000" w:rsidR="00000000" w:rsidRPr="00000000">
        <w:rPr>
          <w:b w:val="1"/>
          <w:color w:val="434343"/>
          <w:rtl w:val="0"/>
        </w:rPr>
        <w:t xml:space="preserve">Admin</w:t>
      </w:r>
    </w:p>
    <w:p w:rsidR="00000000" w:rsidDel="00000000" w:rsidP="00000000" w:rsidRDefault="00000000" w:rsidRPr="00000000" w14:paraId="000005AC">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634038" cy="3849591"/>
            <wp:effectExtent b="0" l="0" r="0" t="0"/>
            <wp:docPr id="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634038" cy="3849591"/>
                    </a:xfrm>
                    <a:prstGeom prst="rect"/>
                    <a:ln/>
                  </pic:spPr>
                </pic:pic>
              </a:graphicData>
            </a:graphic>
          </wp:inline>
        </w:drawing>
      </w:r>
      <w:r w:rsidDel="00000000" w:rsidR="00000000" w:rsidRPr="00000000">
        <w:rPr>
          <w:rtl w:val="0"/>
        </w:rPr>
      </w:r>
    </w:p>
    <w:p w:rsidR="00000000" w:rsidDel="00000000" w:rsidP="00000000" w:rsidRDefault="00000000" w:rsidRPr="00000000" w14:paraId="000005AD">
      <w:pPr>
        <w:spacing w:line="360" w:lineRule="auto"/>
        <w:ind w:left="0" w:firstLine="0"/>
        <w:jc w:val="left"/>
        <w:rPr>
          <w:b w:val="1"/>
          <w:color w:val="434343"/>
        </w:rPr>
      </w:pPr>
      <w:r w:rsidDel="00000000" w:rsidR="00000000" w:rsidRPr="00000000">
        <w:rPr>
          <w:rtl w:val="0"/>
        </w:rPr>
      </w:r>
    </w:p>
    <w:p w:rsidR="00000000" w:rsidDel="00000000" w:rsidP="00000000" w:rsidRDefault="00000000" w:rsidRPr="00000000" w14:paraId="000005AE">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738813" cy="3922488"/>
            <wp:effectExtent b="0" l="0" r="0" t="0"/>
            <wp:docPr id="16"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38813" cy="3922488"/>
                    </a:xfrm>
                    <a:prstGeom prst="rect"/>
                    <a:ln/>
                  </pic:spPr>
                </pic:pic>
              </a:graphicData>
            </a:graphic>
          </wp:inline>
        </w:drawing>
      </w:r>
      <w:r w:rsidDel="00000000" w:rsidR="00000000" w:rsidRPr="00000000">
        <w:rPr>
          <w:rtl w:val="0"/>
        </w:rPr>
      </w:r>
    </w:p>
    <w:p w:rsidR="00000000" w:rsidDel="00000000" w:rsidP="00000000" w:rsidRDefault="00000000" w:rsidRPr="00000000" w14:paraId="000005AF">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731200" cy="3898900"/>
            <wp:effectExtent b="0" l="0" r="0" t="0"/>
            <wp:docPr id="1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5B0">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731200" cy="3860800"/>
            <wp:effectExtent b="0" l="0" r="0" t="0"/>
            <wp:docPr id="8"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5B1">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735210" cy="3885812"/>
            <wp:effectExtent b="0" l="0" r="0" t="0"/>
            <wp:docPr id="2"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5210" cy="3885812"/>
                    </a:xfrm>
                    <a:prstGeom prst="rect"/>
                    <a:ln/>
                  </pic:spPr>
                </pic:pic>
              </a:graphicData>
            </a:graphic>
          </wp:inline>
        </w:drawing>
      </w:r>
      <w:r w:rsidDel="00000000" w:rsidR="00000000" w:rsidRPr="00000000">
        <w:rPr>
          <w:rtl w:val="0"/>
        </w:rPr>
      </w:r>
    </w:p>
    <w:p w:rsidR="00000000" w:rsidDel="00000000" w:rsidP="00000000" w:rsidRDefault="00000000" w:rsidRPr="00000000" w14:paraId="000005B2">
      <w:pPr>
        <w:spacing w:line="360" w:lineRule="auto"/>
        <w:ind w:left="0" w:firstLine="0"/>
        <w:jc w:val="left"/>
        <w:rPr>
          <w:b w:val="1"/>
          <w:color w:val="434343"/>
        </w:rPr>
      </w:pPr>
      <w:r w:rsidDel="00000000" w:rsidR="00000000" w:rsidRPr="00000000">
        <w:rPr>
          <w:rtl w:val="0"/>
        </w:rPr>
      </w:r>
    </w:p>
    <w:p w:rsidR="00000000" w:rsidDel="00000000" w:rsidP="00000000" w:rsidRDefault="00000000" w:rsidRPr="00000000" w14:paraId="000005B3">
      <w:pPr>
        <w:spacing w:line="360" w:lineRule="auto"/>
        <w:ind w:left="0" w:firstLine="0"/>
        <w:jc w:val="left"/>
        <w:rPr>
          <w:b w:val="1"/>
          <w:color w:val="434343"/>
        </w:rPr>
      </w:pPr>
      <w:r w:rsidDel="00000000" w:rsidR="00000000" w:rsidRPr="00000000">
        <w:rPr>
          <w:b w:val="1"/>
          <w:color w:val="434343"/>
          <w:rtl w:val="0"/>
        </w:rPr>
        <w:t xml:space="preserve">Común Líder y Operador</w:t>
      </w:r>
    </w:p>
    <w:p w:rsidR="00000000" w:rsidDel="00000000" w:rsidP="00000000" w:rsidRDefault="00000000" w:rsidRPr="00000000" w14:paraId="000005B4">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731200" cy="3924300"/>
            <wp:effectExtent b="0" l="0" r="0" t="0"/>
            <wp:docPr id="4"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5B5">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731200" cy="3911600"/>
            <wp:effectExtent b="0" l="0" r="0" t="0"/>
            <wp:docPr id="1"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5B6">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731200" cy="3924300"/>
            <wp:effectExtent b="0" l="0" r="0" t="0"/>
            <wp:docPr id="7"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5B7">
      <w:pPr>
        <w:spacing w:line="360" w:lineRule="auto"/>
        <w:ind w:left="0" w:firstLine="0"/>
        <w:jc w:val="left"/>
        <w:rPr>
          <w:b w:val="1"/>
          <w:color w:val="434343"/>
        </w:rPr>
      </w:pPr>
      <w:r w:rsidDel="00000000" w:rsidR="00000000" w:rsidRPr="00000000">
        <w:rPr>
          <w:rtl w:val="0"/>
        </w:rPr>
      </w:r>
    </w:p>
    <w:p w:rsidR="00000000" w:rsidDel="00000000" w:rsidP="00000000" w:rsidRDefault="00000000" w:rsidRPr="00000000" w14:paraId="000005B8">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731200" cy="3898900"/>
            <wp:effectExtent b="0" l="0" r="0" t="0"/>
            <wp:docPr id="21"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5B9">
      <w:pPr>
        <w:spacing w:line="360" w:lineRule="auto"/>
        <w:ind w:left="0" w:firstLine="0"/>
        <w:jc w:val="left"/>
        <w:rPr>
          <w:b w:val="1"/>
          <w:color w:val="434343"/>
        </w:rPr>
      </w:pPr>
      <w:r w:rsidDel="00000000" w:rsidR="00000000" w:rsidRPr="00000000">
        <w:rPr>
          <w:rtl w:val="0"/>
        </w:rPr>
      </w:r>
    </w:p>
    <w:p w:rsidR="00000000" w:rsidDel="00000000" w:rsidP="00000000" w:rsidRDefault="00000000" w:rsidRPr="00000000" w14:paraId="000005BA">
      <w:pPr>
        <w:spacing w:line="360" w:lineRule="auto"/>
        <w:ind w:left="0" w:firstLine="0"/>
        <w:jc w:val="left"/>
        <w:rPr>
          <w:b w:val="1"/>
          <w:color w:val="434343"/>
        </w:rPr>
      </w:pPr>
      <w:r w:rsidDel="00000000" w:rsidR="00000000" w:rsidRPr="00000000">
        <w:rPr>
          <w:b w:val="1"/>
          <w:color w:val="434343"/>
          <w:rtl w:val="0"/>
        </w:rPr>
        <w:t xml:space="preserve">Plan de comunicación</w:t>
      </w:r>
    </w:p>
    <w:p w:rsidR="00000000" w:rsidDel="00000000" w:rsidP="00000000" w:rsidRDefault="00000000" w:rsidRPr="00000000" w14:paraId="000005BB">
      <w:pPr>
        <w:spacing w:line="360" w:lineRule="auto"/>
        <w:ind w:left="0" w:firstLine="0"/>
        <w:jc w:val="left"/>
        <w:rPr>
          <w:b w:val="1"/>
          <w:color w:val="43434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C">
      <w:pPr>
        <w:spacing w:line="360" w:lineRule="auto"/>
        <w:jc w:val="both"/>
        <w:rPr>
          <w:color w:val="434343"/>
        </w:rPr>
      </w:pPr>
      <w:r w:rsidDel="00000000" w:rsidR="00000000" w:rsidRPr="00000000">
        <w:rPr>
          <w:color w:val="434343"/>
          <w:rtl w:val="0"/>
        </w:rPr>
        <w:t xml:space="preserve">Para la elaboración de este proyecto se usarán las siguientes plataformas de comunicación:</w:t>
      </w:r>
    </w:p>
    <w:p w:rsidR="00000000" w:rsidDel="00000000" w:rsidP="00000000" w:rsidRDefault="00000000" w:rsidRPr="00000000" w14:paraId="000005BD">
      <w:pPr>
        <w:spacing w:line="360" w:lineRule="auto"/>
        <w:jc w:val="both"/>
        <w:rPr>
          <w:color w:val="434343"/>
        </w:rPr>
      </w:pPr>
      <w:r w:rsidDel="00000000" w:rsidR="00000000" w:rsidRPr="00000000">
        <w:rPr>
          <w:rtl w:val="0"/>
        </w:rPr>
      </w:r>
    </w:p>
    <w:p w:rsidR="00000000" w:rsidDel="00000000" w:rsidP="00000000" w:rsidRDefault="00000000" w:rsidRPr="00000000" w14:paraId="000005BE">
      <w:pPr>
        <w:spacing w:line="360" w:lineRule="auto"/>
        <w:jc w:val="both"/>
        <w:rPr>
          <w:color w:val="434343"/>
        </w:rPr>
      </w:pPr>
      <w:r w:rsidDel="00000000" w:rsidR="00000000" w:rsidRPr="00000000">
        <w:rPr>
          <w:color w:val="434343"/>
          <w:rtl w:val="0"/>
        </w:rPr>
        <w:t xml:space="preserve">Para resolver dudas particulares de Phantom y validar los avances de proyecto con los socios formadores:</w:t>
      </w:r>
    </w:p>
    <w:p w:rsidR="00000000" w:rsidDel="00000000" w:rsidP="00000000" w:rsidRDefault="00000000" w:rsidRPr="00000000" w14:paraId="000005BF">
      <w:pPr>
        <w:numPr>
          <w:ilvl w:val="0"/>
          <w:numId w:val="16"/>
        </w:numPr>
        <w:spacing w:line="360" w:lineRule="auto"/>
        <w:ind w:left="720" w:hanging="360"/>
        <w:jc w:val="both"/>
        <w:rPr>
          <w:color w:val="434343"/>
        </w:rPr>
      </w:pPr>
      <w:r w:rsidDel="00000000" w:rsidR="00000000" w:rsidRPr="00000000">
        <w:rPr>
          <w:color w:val="434343"/>
          <w:rtl w:val="0"/>
        </w:rPr>
        <w:t xml:space="preserve">Correo electrónico:</w:t>
      </w:r>
    </w:p>
    <w:p w:rsidR="00000000" w:rsidDel="00000000" w:rsidP="00000000" w:rsidRDefault="00000000" w:rsidRPr="00000000" w14:paraId="000005C0">
      <w:pPr>
        <w:numPr>
          <w:ilvl w:val="1"/>
          <w:numId w:val="16"/>
        </w:numPr>
        <w:spacing w:line="360" w:lineRule="auto"/>
        <w:ind w:left="1440" w:hanging="360"/>
        <w:jc w:val="both"/>
        <w:rPr>
          <w:color w:val="434343"/>
          <w:u w:val="none"/>
        </w:rPr>
      </w:pPr>
      <w:r w:rsidDel="00000000" w:rsidR="00000000" w:rsidRPr="00000000">
        <w:rPr>
          <w:color w:val="434343"/>
          <w:rtl w:val="0"/>
        </w:rPr>
        <w:t xml:space="preserve">Pablo Arroyo: </w:t>
      </w:r>
      <w:hyperlink r:id="rId32">
        <w:r w:rsidDel="00000000" w:rsidR="00000000" w:rsidRPr="00000000">
          <w:rPr>
            <w:color w:val="1155cc"/>
            <w:u w:val="single"/>
            <w:rtl w:val="0"/>
          </w:rPr>
          <w:t xml:space="preserve">parroyo@natgas.com.mx</w:t>
        </w:r>
      </w:hyperlink>
      <w:r w:rsidDel="00000000" w:rsidR="00000000" w:rsidRPr="00000000">
        <w:rPr>
          <w:rtl w:val="0"/>
        </w:rPr>
      </w:r>
    </w:p>
    <w:p w:rsidR="00000000" w:rsidDel="00000000" w:rsidP="00000000" w:rsidRDefault="00000000" w:rsidRPr="00000000" w14:paraId="000005C1">
      <w:pPr>
        <w:numPr>
          <w:ilvl w:val="1"/>
          <w:numId w:val="16"/>
        </w:numPr>
        <w:spacing w:line="360" w:lineRule="auto"/>
        <w:ind w:left="1440" w:hanging="360"/>
        <w:jc w:val="both"/>
        <w:rPr>
          <w:color w:val="434343"/>
          <w:u w:val="none"/>
        </w:rPr>
      </w:pPr>
      <w:r w:rsidDel="00000000" w:rsidR="00000000" w:rsidRPr="00000000">
        <w:rPr>
          <w:color w:val="434343"/>
          <w:rtl w:val="0"/>
        </w:rPr>
        <w:t xml:space="preserve">Mauricio Hernández: </w:t>
      </w:r>
      <w:hyperlink r:id="rId33">
        <w:r w:rsidDel="00000000" w:rsidR="00000000" w:rsidRPr="00000000">
          <w:rPr>
            <w:color w:val="1155cc"/>
            <w:u w:val="single"/>
            <w:rtl w:val="0"/>
          </w:rPr>
          <w:t xml:space="preserve">msiles@natgas.com.mx</w:t>
        </w:r>
      </w:hyperlink>
      <w:r w:rsidDel="00000000" w:rsidR="00000000" w:rsidRPr="00000000">
        <w:rPr>
          <w:rtl w:val="0"/>
        </w:rPr>
      </w:r>
    </w:p>
    <w:p w:rsidR="00000000" w:rsidDel="00000000" w:rsidP="00000000" w:rsidRDefault="00000000" w:rsidRPr="00000000" w14:paraId="000005C2">
      <w:pPr>
        <w:numPr>
          <w:ilvl w:val="1"/>
          <w:numId w:val="16"/>
        </w:numPr>
        <w:spacing w:line="360" w:lineRule="auto"/>
        <w:ind w:left="1440" w:hanging="360"/>
        <w:jc w:val="both"/>
        <w:rPr>
          <w:color w:val="434343"/>
          <w:u w:val="none"/>
        </w:rPr>
      </w:pPr>
      <w:r w:rsidDel="00000000" w:rsidR="00000000" w:rsidRPr="00000000">
        <w:rPr>
          <w:color w:val="434343"/>
          <w:rtl w:val="0"/>
        </w:rPr>
        <w:t xml:space="preserve">Manuel Flores: </w:t>
      </w:r>
      <w:hyperlink r:id="rId34">
        <w:r w:rsidDel="00000000" w:rsidR="00000000" w:rsidRPr="00000000">
          <w:rPr>
            <w:color w:val="1155cc"/>
            <w:u w:val="single"/>
            <w:rtl w:val="0"/>
          </w:rPr>
          <w:t xml:space="preserve">maflores@natgas.com.mx</w:t>
        </w:r>
      </w:hyperlink>
      <w:r w:rsidDel="00000000" w:rsidR="00000000" w:rsidRPr="00000000">
        <w:rPr>
          <w:rtl w:val="0"/>
        </w:rPr>
      </w:r>
    </w:p>
    <w:p w:rsidR="00000000" w:rsidDel="00000000" w:rsidP="00000000" w:rsidRDefault="00000000" w:rsidRPr="00000000" w14:paraId="000005C3">
      <w:pPr>
        <w:spacing w:line="360" w:lineRule="auto"/>
        <w:jc w:val="both"/>
        <w:rPr>
          <w:color w:val="434343"/>
        </w:rPr>
      </w:pPr>
      <w:r w:rsidDel="00000000" w:rsidR="00000000" w:rsidRPr="00000000">
        <w:rPr>
          <w:rtl w:val="0"/>
        </w:rPr>
      </w:r>
    </w:p>
    <w:p w:rsidR="00000000" w:rsidDel="00000000" w:rsidP="00000000" w:rsidRDefault="00000000" w:rsidRPr="00000000" w14:paraId="000005C4">
      <w:pPr>
        <w:spacing w:line="360" w:lineRule="auto"/>
        <w:jc w:val="both"/>
        <w:rPr>
          <w:color w:val="434343"/>
        </w:rPr>
      </w:pPr>
      <w:r w:rsidDel="00000000" w:rsidR="00000000" w:rsidRPr="00000000">
        <w:rPr>
          <w:color w:val="434343"/>
          <w:rtl w:val="0"/>
        </w:rPr>
        <w:t xml:space="preserve">Para resolver dudas que pueden ser comunes para los demás equipos:</w:t>
      </w:r>
      <w:r w:rsidDel="00000000" w:rsidR="00000000" w:rsidRPr="00000000">
        <w:rPr>
          <w:rtl w:val="0"/>
        </w:rPr>
      </w:r>
    </w:p>
    <w:p w:rsidR="00000000" w:rsidDel="00000000" w:rsidP="00000000" w:rsidRDefault="00000000" w:rsidRPr="00000000" w14:paraId="000005C5">
      <w:pPr>
        <w:numPr>
          <w:ilvl w:val="0"/>
          <w:numId w:val="16"/>
        </w:numPr>
        <w:spacing w:line="360" w:lineRule="auto"/>
        <w:ind w:left="720" w:hanging="360"/>
        <w:jc w:val="both"/>
        <w:rPr>
          <w:color w:val="434343"/>
          <w:u w:val="none"/>
        </w:rPr>
      </w:pPr>
      <w:r w:rsidDel="00000000" w:rsidR="00000000" w:rsidRPr="00000000">
        <w:rPr>
          <w:color w:val="434343"/>
          <w:rtl w:val="0"/>
        </w:rPr>
        <w:t xml:space="preserve">Slack:</w:t>
      </w:r>
    </w:p>
    <w:p w:rsidR="00000000" w:rsidDel="00000000" w:rsidP="00000000" w:rsidRDefault="00000000" w:rsidRPr="00000000" w14:paraId="000005C6">
      <w:pPr>
        <w:numPr>
          <w:ilvl w:val="1"/>
          <w:numId w:val="16"/>
        </w:numPr>
        <w:spacing w:line="360" w:lineRule="auto"/>
        <w:ind w:left="1440" w:hanging="360"/>
        <w:jc w:val="both"/>
        <w:rPr>
          <w:color w:val="434343"/>
          <w:u w:val="none"/>
        </w:rPr>
      </w:pPr>
      <w:r w:rsidDel="00000000" w:rsidR="00000000" w:rsidRPr="00000000">
        <w:rPr>
          <w:color w:val="434343"/>
          <w:rtl w:val="0"/>
        </w:rPr>
        <w:t xml:space="preserve">Canal de slack: #natgas-intranet</w:t>
      </w:r>
      <w:r w:rsidDel="00000000" w:rsidR="00000000" w:rsidRPr="00000000">
        <w:br w:type="page"/>
      </w:r>
      <w:r w:rsidDel="00000000" w:rsidR="00000000" w:rsidRPr="00000000">
        <w:rPr>
          <w:rtl w:val="0"/>
        </w:rPr>
      </w:r>
    </w:p>
    <w:p w:rsidR="00000000" w:rsidDel="00000000" w:rsidP="00000000" w:rsidRDefault="00000000" w:rsidRPr="00000000" w14:paraId="000005C7">
      <w:pPr>
        <w:spacing w:line="360" w:lineRule="auto"/>
        <w:jc w:val="both"/>
        <w:rPr>
          <w:color w:val="434343"/>
        </w:rPr>
      </w:pPr>
      <w:r w:rsidDel="00000000" w:rsidR="00000000" w:rsidRPr="00000000">
        <w:rPr>
          <w:color w:val="434343"/>
          <w:rtl w:val="0"/>
        </w:rPr>
        <w:t xml:space="preserve">Para la comunicación entre los integrantes de Phantom:</w:t>
      </w:r>
    </w:p>
    <w:p w:rsidR="00000000" w:rsidDel="00000000" w:rsidP="00000000" w:rsidRDefault="00000000" w:rsidRPr="00000000" w14:paraId="000005C8">
      <w:pPr>
        <w:numPr>
          <w:ilvl w:val="0"/>
          <w:numId w:val="25"/>
        </w:numPr>
        <w:spacing w:line="360" w:lineRule="auto"/>
        <w:ind w:left="720" w:hanging="360"/>
        <w:jc w:val="both"/>
        <w:rPr>
          <w:color w:val="434343"/>
        </w:rPr>
      </w:pPr>
      <w:r w:rsidDel="00000000" w:rsidR="00000000" w:rsidRPr="00000000">
        <w:rPr>
          <w:color w:val="434343"/>
          <w:rtl w:val="0"/>
        </w:rPr>
        <w:t xml:space="preserve">Grupo de WhatsApp Phantom</w:t>
      </w:r>
    </w:p>
    <w:p w:rsidR="00000000" w:rsidDel="00000000" w:rsidP="00000000" w:rsidRDefault="00000000" w:rsidRPr="00000000" w14:paraId="000005C9">
      <w:pPr>
        <w:numPr>
          <w:ilvl w:val="0"/>
          <w:numId w:val="25"/>
        </w:numPr>
        <w:spacing w:line="360" w:lineRule="auto"/>
        <w:ind w:left="720" w:hanging="360"/>
        <w:jc w:val="both"/>
        <w:rPr>
          <w:color w:val="434343"/>
          <w:u w:val="none"/>
        </w:rPr>
      </w:pPr>
      <w:r w:rsidDel="00000000" w:rsidR="00000000" w:rsidRPr="00000000">
        <w:rPr>
          <w:color w:val="434343"/>
          <w:rtl w:val="0"/>
        </w:rPr>
        <w:t xml:space="preserve">Número celular de los integrantes de Phantom:</w:t>
      </w:r>
    </w:p>
    <w:p w:rsidR="00000000" w:rsidDel="00000000" w:rsidP="00000000" w:rsidRDefault="00000000" w:rsidRPr="00000000" w14:paraId="000005CA">
      <w:pPr>
        <w:numPr>
          <w:ilvl w:val="1"/>
          <w:numId w:val="25"/>
        </w:numPr>
        <w:spacing w:line="360" w:lineRule="auto"/>
        <w:ind w:left="1440" w:hanging="360"/>
        <w:jc w:val="both"/>
        <w:rPr>
          <w:color w:val="434343"/>
          <w:u w:val="none"/>
        </w:rPr>
      </w:pPr>
      <w:r w:rsidDel="00000000" w:rsidR="00000000" w:rsidRPr="00000000">
        <w:rPr>
          <w:color w:val="434343"/>
          <w:rtl w:val="0"/>
        </w:rPr>
        <w:t xml:space="preserve">Ricardo Andrés Cáceres Villibord: +52 46 36 8880</w:t>
      </w:r>
    </w:p>
    <w:p w:rsidR="00000000" w:rsidDel="00000000" w:rsidP="00000000" w:rsidRDefault="00000000" w:rsidRPr="00000000" w14:paraId="000005CB">
      <w:pPr>
        <w:numPr>
          <w:ilvl w:val="1"/>
          <w:numId w:val="25"/>
        </w:numPr>
        <w:spacing w:line="360" w:lineRule="auto"/>
        <w:ind w:left="1440" w:hanging="360"/>
        <w:jc w:val="both"/>
        <w:rPr>
          <w:color w:val="434343"/>
          <w:u w:val="none"/>
        </w:rPr>
      </w:pPr>
      <w:r w:rsidDel="00000000" w:rsidR="00000000" w:rsidRPr="00000000">
        <w:rPr>
          <w:color w:val="434343"/>
          <w:rtl w:val="0"/>
        </w:rPr>
        <w:t xml:space="preserve">Andrés Magaña Pérez: +52 443 105 050</w:t>
      </w:r>
    </w:p>
    <w:p w:rsidR="00000000" w:rsidDel="00000000" w:rsidP="00000000" w:rsidRDefault="00000000" w:rsidRPr="00000000" w14:paraId="000005CC">
      <w:pPr>
        <w:numPr>
          <w:ilvl w:val="1"/>
          <w:numId w:val="25"/>
        </w:numPr>
        <w:spacing w:line="360" w:lineRule="auto"/>
        <w:ind w:left="1440" w:hanging="360"/>
        <w:jc w:val="both"/>
        <w:rPr>
          <w:color w:val="434343"/>
          <w:u w:val="none"/>
        </w:rPr>
      </w:pPr>
      <w:r w:rsidDel="00000000" w:rsidR="00000000" w:rsidRPr="00000000">
        <w:rPr>
          <w:color w:val="434343"/>
          <w:rtl w:val="0"/>
        </w:rPr>
        <w:t xml:space="preserve">Alejandro Ruíz García Rojas: +52 444 332 8696</w:t>
      </w:r>
    </w:p>
    <w:p w:rsidR="00000000" w:rsidDel="00000000" w:rsidP="00000000" w:rsidRDefault="00000000" w:rsidRPr="00000000" w14:paraId="000005CD">
      <w:pPr>
        <w:numPr>
          <w:ilvl w:val="1"/>
          <w:numId w:val="25"/>
        </w:numPr>
        <w:spacing w:line="360" w:lineRule="auto"/>
        <w:ind w:left="1440" w:hanging="360"/>
        <w:jc w:val="both"/>
        <w:rPr>
          <w:color w:val="434343"/>
          <w:u w:val="none"/>
        </w:rPr>
      </w:pPr>
      <w:r w:rsidDel="00000000" w:rsidR="00000000" w:rsidRPr="00000000">
        <w:rPr>
          <w:color w:val="434343"/>
          <w:rtl w:val="0"/>
        </w:rPr>
        <w:t xml:space="preserve">Miguel Weiping Tang Feng: +52 444 307 3141</w:t>
      </w:r>
    </w:p>
    <w:p w:rsidR="00000000" w:rsidDel="00000000" w:rsidP="00000000" w:rsidRDefault="00000000" w:rsidRPr="00000000" w14:paraId="000005CE">
      <w:pPr>
        <w:numPr>
          <w:ilvl w:val="1"/>
          <w:numId w:val="25"/>
        </w:numPr>
        <w:spacing w:line="360" w:lineRule="auto"/>
        <w:ind w:left="1440" w:hanging="360"/>
        <w:jc w:val="both"/>
        <w:rPr>
          <w:color w:val="434343"/>
          <w:u w:val="none"/>
        </w:rPr>
      </w:pPr>
      <w:r w:rsidDel="00000000" w:rsidR="00000000" w:rsidRPr="00000000">
        <w:rPr>
          <w:color w:val="434343"/>
          <w:rtl w:val="0"/>
        </w:rPr>
        <w:t xml:space="preserve">Said Ortigoza Trujillo:+52 883 447 2849</w:t>
      </w:r>
    </w:p>
    <w:p w:rsidR="00000000" w:rsidDel="00000000" w:rsidP="00000000" w:rsidRDefault="00000000" w:rsidRPr="00000000" w14:paraId="000005CF">
      <w:pPr>
        <w:numPr>
          <w:ilvl w:val="1"/>
          <w:numId w:val="25"/>
        </w:numPr>
        <w:spacing w:line="360" w:lineRule="auto"/>
        <w:ind w:left="1440" w:hanging="360"/>
        <w:jc w:val="both"/>
        <w:rPr>
          <w:color w:val="434343"/>
          <w:u w:val="none"/>
        </w:rPr>
      </w:pPr>
      <w:r w:rsidDel="00000000" w:rsidR="00000000" w:rsidRPr="00000000">
        <w:rPr>
          <w:color w:val="434343"/>
          <w:rtl w:val="0"/>
        </w:rPr>
        <w:t xml:space="preserve">Fernanda Michelle Torres Aguilar: +52 459 127 4266</w:t>
      </w:r>
    </w:p>
    <w:p w:rsidR="00000000" w:rsidDel="00000000" w:rsidP="00000000" w:rsidRDefault="00000000" w:rsidRPr="00000000" w14:paraId="000005D0">
      <w:pPr>
        <w:numPr>
          <w:ilvl w:val="0"/>
          <w:numId w:val="25"/>
        </w:numPr>
        <w:spacing w:line="360" w:lineRule="auto"/>
        <w:ind w:left="720" w:hanging="360"/>
        <w:jc w:val="both"/>
        <w:rPr>
          <w:color w:val="434343"/>
          <w:u w:val="none"/>
        </w:rPr>
      </w:pPr>
      <w:r w:rsidDel="00000000" w:rsidR="00000000" w:rsidRPr="00000000">
        <w:rPr>
          <w:color w:val="434343"/>
          <w:rtl w:val="0"/>
        </w:rPr>
        <w:t xml:space="preserve">Correo electrónico de los integrantes de Phantom:</w:t>
      </w:r>
    </w:p>
    <w:p w:rsidR="00000000" w:rsidDel="00000000" w:rsidP="00000000" w:rsidRDefault="00000000" w:rsidRPr="00000000" w14:paraId="000005D1">
      <w:pPr>
        <w:numPr>
          <w:ilvl w:val="1"/>
          <w:numId w:val="25"/>
        </w:numPr>
        <w:spacing w:line="360" w:lineRule="auto"/>
        <w:ind w:left="1440" w:hanging="360"/>
        <w:jc w:val="both"/>
        <w:rPr>
          <w:color w:val="434343"/>
        </w:rPr>
      </w:pPr>
      <w:r w:rsidDel="00000000" w:rsidR="00000000" w:rsidRPr="00000000">
        <w:rPr>
          <w:color w:val="434343"/>
          <w:rtl w:val="0"/>
        </w:rPr>
        <w:t xml:space="preserve">Ricardo Andrés Cáceres Villibord: </w:t>
      </w:r>
      <w:r w:rsidDel="00000000" w:rsidR="00000000" w:rsidRPr="00000000">
        <w:rPr>
          <w:color w:val="434343"/>
          <w:sz w:val="24"/>
          <w:szCs w:val="24"/>
          <w:rtl w:val="0"/>
        </w:rPr>
        <w:t xml:space="preserve">A01706972@tec.mx</w:t>
      </w:r>
      <w:r w:rsidDel="00000000" w:rsidR="00000000" w:rsidRPr="00000000">
        <w:rPr>
          <w:rtl w:val="0"/>
        </w:rPr>
      </w:r>
    </w:p>
    <w:p w:rsidR="00000000" w:rsidDel="00000000" w:rsidP="00000000" w:rsidRDefault="00000000" w:rsidRPr="00000000" w14:paraId="000005D2">
      <w:pPr>
        <w:numPr>
          <w:ilvl w:val="1"/>
          <w:numId w:val="25"/>
        </w:numPr>
        <w:spacing w:line="360" w:lineRule="auto"/>
        <w:ind w:left="1440" w:hanging="360"/>
        <w:jc w:val="both"/>
        <w:rPr>
          <w:color w:val="434343"/>
        </w:rPr>
      </w:pPr>
      <w:r w:rsidDel="00000000" w:rsidR="00000000" w:rsidRPr="00000000">
        <w:rPr>
          <w:color w:val="434343"/>
          <w:rtl w:val="0"/>
        </w:rPr>
        <w:t xml:space="preserve">Andrés Magaña Pérez: </w:t>
      </w:r>
      <w:r w:rsidDel="00000000" w:rsidR="00000000" w:rsidRPr="00000000">
        <w:rPr>
          <w:color w:val="434343"/>
          <w:sz w:val="24"/>
          <w:szCs w:val="24"/>
          <w:rtl w:val="0"/>
        </w:rPr>
        <w:t xml:space="preserve">A01067963@tec.mx</w:t>
      </w:r>
      <w:r w:rsidDel="00000000" w:rsidR="00000000" w:rsidRPr="00000000">
        <w:rPr>
          <w:rtl w:val="0"/>
        </w:rPr>
      </w:r>
    </w:p>
    <w:p w:rsidR="00000000" w:rsidDel="00000000" w:rsidP="00000000" w:rsidRDefault="00000000" w:rsidRPr="00000000" w14:paraId="000005D3">
      <w:pPr>
        <w:numPr>
          <w:ilvl w:val="1"/>
          <w:numId w:val="25"/>
        </w:numPr>
        <w:spacing w:line="360" w:lineRule="auto"/>
        <w:ind w:left="1440" w:hanging="360"/>
        <w:jc w:val="both"/>
        <w:rPr>
          <w:color w:val="434343"/>
        </w:rPr>
      </w:pPr>
      <w:r w:rsidDel="00000000" w:rsidR="00000000" w:rsidRPr="00000000">
        <w:rPr>
          <w:color w:val="434343"/>
          <w:rtl w:val="0"/>
        </w:rPr>
        <w:t xml:space="preserve">Alejandro Ruíz García Rojas: </w:t>
      </w:r>
      <w:r w:rsidDel="00000000" w:rsidR="00000000" w:rsidRPr="00000000">
        <w:rPr>
          <w:color w:val="434343"/>
          <w:sz w:val="24"/>
          <w:szCs w:val="24"/>
          <w:rtl w:val="0"/>
        </w:rPr>
        <w:t xml:space="preserve">A01611451@tec.mx</w:t>
      </w:r>
      <w:r w:rsidDel="00000000" w:rsidR="00000000" w:rsidRPr="00000000">
        <w:rPr>
          <w:rtl w:val="0"/>
        </w:rPr>
      </w:r>
    </w:p>
    <w:p w:rsidR="00000000" w:rsidDel="00000000" w:rsidP="00000000" w:rsidRDefault="00000000" w:rsidRPr="00000000" w14:paraId="000005D4">
      <w:pPr>
        <w:numPr>
          <w:ilvl w:val="1"/>
          <w:numId w:val="25"/>
        </w:numPr>
        <w:spacing w:line="360" w:lineRule="auto"/>
        <w:ind w:left="1440" w:hanging="360"/>
        <w:jc w:val="both"/>
        <w:rPr>
          <w:color w:val="434343"/>
        </w:rPr>
      </w:pPr>
      <w:r w:rsidDel="00000000" w:rsidR="00000000" w:rsidRPr="00000000">
        <w:rPr>
          <w:color w:val="434343"/>
          <w:rtl w:val="0"/>
        </w:rPr>
        <w:t xml:space="preserve">Miguel Weiping Tang Feng: </w:t>
      </w:r>
      <w:r w:rsidDel="00000000" w:rsidR="00000000" w:rsidRPr="00000000">
        <w:rPr>
          <w:color w:val="434343"/>
          <w:sz w:val="24"/>
          <w:szCs w:val="24"/>
          <w:rtl w:val="0"/>
        </w:rPr>
        <w:t xml:space="preserve">A01610836@tec.mx</w:t>
      </w:r>
      <w:r w:rsidDel="00000000" w:rsidR="00000000" w:rsidRPr="00000000">
        <w:rPr>
          <w:rtl w:val="0"/>
        </w:rPr>
      </w:r>
    </w:p>
    <w:p w:rsidR="00000000" w:rsidDel="00000000" w:rsidP="00000000" w:rsidRDefault="00000000" w:rsidRPr="00000000" w14:paraId="000005D5">
      <w:pPr>
        <w:numPr>
          <w:ilvl w:val="1"/>
          <w:numId w:val="25"/>
        </w:numPr>
        <w:spacing w:line="360" w:lineRule="auto"/>
        <w:ind w:left="1440" w:hanging="360"/>
        <w:jc w:val="both"/>
        <w:rPr>
          <w:color w:val="434343"/>
        </w:rPr>
      </w:pPr>
      <w:r w:rsidDel="00000000" w:rsidR="00000000" w:rsidRPr="00000000">
        <w:rPr>
          <w:color w:val="434343"/>
          <w:rtl w:val="0"/>
        </w:rPr>
        <w:t xml:space="preserve">Said Ortigoza Trujillo: </w:t>
      </w:r>
      <w:r w:rsidDel="00000000" w:rsidR="00000000" w:rsidRPr="00000000">
        <w:rPr>
          <w:color w:val="434343"/>
          <w:sz w:val="24"/>
          <w:szCs w:val="24"/>
          <w:rtl w:val="0"/>
        </w:rPr>
        <w:t xml:space="preserve">A01707430@tec.mx</w:t>
      </w:r>
      <w:r w:rsidDel="00000000" w:rsidR="00000000" w:rsidRPr="00000000">
        <w:rPr>
          <w:rtl w:val="0"/>
        </w:rPr>
      </w:r>
    </w:p>
    <w:p w:rsidR="00000000" w:rsidDel="00000000" w:rsidP="00000000" w:rsidRDefault="00000000" w:rsidRPr="00000000" w14:paraId="000005D6">
      <w:pPr>
        <w:numPr>
          <w:ilvl w:val="1"/>
          <w:numId w:val="25"/>
        </w:numPr>
        <w:spacing w:line="360" w:lineRule="auto"/>
        <w:ind w:left="1440" w:hanging="360"/>
        <w:jc w:val="both"/>
        <w:rPr>
          <w:color w:val="434343"/>
        </w:rPr>
      </w:pPr>
      <w:r w:rsidDel="00000000" w:rsidR="00000000" w:rsidRPr="00000000">
        <w:rPr>
          <w:color w:val="434343"/>
          <w:rtl w:val="0"/>
        </w:rPr>
        <w:t xml:space="preserve">Fernanda Michelle Torres Aguilar: </w:t>
      </w:r>
      <w:r w:rsidDel="00000000" w:rsidR="00000000" w:rsidRPr="00000000">
        <w:rPr>
          <w:color w:val="434343"/>
          <w:sz w:val="24"/>
          <w:szCs w:val="24"/>
          <w:rtl w:val="0"/>
        </w:rPr>
        <w:t xml:space="preserve">A01067954@tec.mx</w:t>
      </w:r>
      <w:r w:rsidDel="00000000" w:rsidR="00000000" w:rsidRPr="00000000">
        <w:rPr>
          <w:rtl w:val="0"/>
        </w:rPr>
      </w:r>
    </w:p>
    <w:p w:rsidR="00000000" w:rsidDel="00000000" w:rsidP="00000000" w:rsidRDefault="00000000" w:rsidRPr="00000000" w14:paraId="000005D7">
      <w:pPr>
        <w:spacing w:line="360" w:lineRule="auto"/>
        <w:ind w:left="0" w:firstLine="0"/>
        <w:jc w:val="left"/>
        <w:rPr>
          <w:b w:val="1"/>
          <w:color w:val="434343"/>
        </w:rPr>
      </w:pPr>
      <w:r w:rsidDel="00000000" w:rsidR="00000000" w:rsidRPr="00000000">
        <w:rPr>
          <w:rtl w:val="0"/>
        </w:rPr>
      </w:r>
    </w:p>
    <w:p w:rsidR="00000000" w:rsidDel="00000000" w:rsidP="00000000" w:rsidRDefault="00000000" w:rsidRPr="00000000" w14:paraId="000005D8">
      <w:pPr>
        <w:spacing w:line="360" w:lineRule="auto"/>
        <w:ind w:left="0" w:firstLine="0"/>
        <w:jc w:val="left"/>
        <w:rPr>
          <w:b w:val="1"/>
          <w:color w:val="434343"/>
        </w:rPr>
      </w:pPr>
      <w:r w:rsidDel="00000000" w:rsidR="00000000" w:rsidRPr="00000000">
        <w:rPr>
          <w:b w:val="1"/>
          <w:color w:val="434343"/>
          <w:rtl w:val="0"/>
        </w:rPr>
        <w:t xml:space="preserve">Plan de trabajo</w:t>
      </w:r>
    </w:p>
    <w:p w:rsidR="00000000" w:rsidDel="00000000" w:rsidP="00000000" w:rsidRDefault="00000000" w:rsidRPr="00000000" w14:paraId="000005D9">
      <w:pPr>
        <w:spacing w:line="360" w:lineRule="auto"/>
        <w:ind w:left="0" w:firstLine="0"/>
        <w:jc w:val="left"/>
        <w:rPr>
          <w:b w:val="1"/>
          <w:color w:val="43434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A">
      <w:pPr>
        <w:spacing w:line="360" w:lineRule="auto"/>
        <w:ind w:left="0" w:firstLine="0"/>
        <w:jc w:val="left"/>
        <w:rPr>
          <w:color w:val="434343"/>
        </w:rPr>
      </w:pPr>
      <w:r w:rsidDel="00000000" w:rsidR="00000000" w:rsidRPr="00000000">
        <w:rPr>
          <w:color w:val="434343"/>
          <w:rtl w:val="0"/>
        </w:rPr>
        <w:t xml:space="preserve">Se utiliza como herramienta Google Sheets para realizar y organizar el plan de trabajo. En el apartado Plan de Trabajo, se incluye la asignación de tareas por cada integrante del equipo.</w:t>
      </w:r>
    </w:p>
    <w:p w:rsidR="00000000" w:rsidDel="00000000" w:rsidP="00000000" w:rsidRDefault="00000000" w:rsidRPr="00000000" w14:paraId="000005DB">
      <w:pPr>
        <w:spacing w:line="360" w:lineRule="auto"/>
        <w:ind w:left="0" w:firstLine="0"/>
        <w:jc w:val="left"/>
        <w:rPr>
          <w:color w:val="434343"/>
        </w:rPr>
      </w:pPr>
      <w:r w:rsidDel="00000000" w:rsidR="00000000" w:rsidRPr="00000000">
        <w:rPr>
          <w:rtl w:val="0"/>
        </w:rPr>
      </w:r>
    </w:p>
    <w:p w:rsidR="00000000" w:rsidDel="00000000" w:rsidP="00000000" w:rsidRDefault="00000000" w:rsidRPr="00000000" w14:paraId="000005DC">
      <w:pPr>
        <w:spacing w:line="360" w:lineRule="auto"/>
        <w:ind w:left="0" w:firstLine="0"/>
        <w:jc w:val="left"/>
        <w:rPr>
          <w:color w:val="434343"/>
        </w:rPr>
      </w:pPr>
      <w:r w:rsidDel="00000000" w:rsidR="00000000" w:rsidRPr="00000000">
        <w:rPr>
          <w:color w:val="434343"/>
          <w:rtl w:val="0"/>
        </w:rPr>
        <w:t xml:space="preserve">Link para la planeación general del proyecto:</w:t>
      </w:r>
    </w:p>
    <w:p w:rsidR="00000000" w:rsidDel="00000000" w:rsidP="00000000" w:rsidRDefault="00000000" w:rsidRPr="00000000" w14:paraId="000005DD">
      <w:pPr>
        <w:spacing w:line="360" w:lineRule="auto"/>
        <w:ind w:left="0" w:firstLine="0"/>
        <w:jc w:val="left"/>
        <w:rPr>
          <w:color w:val="434343"/>
        </w:rPr>
      </w:pPr>
      <w:hyperlink r:id="rId35">
        <w:r w:rsidDel="00000000" w:rsidR="00000000" w:rsidRPr="00000000">
          <w:rPr>
            <w:color w:val="1155cc"/>
            <w:u w:val="single"/>
            <w:rtl w:val="0"/>
          </w:rPr>
          <w:t xml:space="preserve">https://docs.google.com/spreadsheets/d/1GaNX-aCSts26Hz8dTEd3UfWAGvHPER7V/edit?usp=sharing&amp;ouid=117700140385343045556&amp;rtpof=true&amp;sd=true</w:t>
        </w:r>
      </w:hyperlink>
      <w:r w:rsidDel="00000000" w:rsidR="00000000" w:rsidRPr="00000000">
        <w:rPr>
          <w:rtl w:val="0"/>
        </w:rPr>
      </w:r>
    </w:p>
    <w:p w:rsidR="00000000" w:rsidDel="00000000" w:rsidP="00000000" w:rsidRDefault="00000000" w:rsidRPr="00000000" w14:paraId="000005DE">
      <w:pPr>
        <w:spacing w:line="360" w:lineRule="auto"/>
        <w:ind w:left="0" w:firstLine="0"/>
        <w:jc w:val="left"/>
        <w:rPr>
          <w:color w:val="434343"/>
        </w:rPr>
      </w:pPr>
      <w:r w:rsidDel="00000000" w:rsidR="00000000" w:rsidRPr="00000000">
        <w:rPr>
          <w:rtl w:val="0"/>
        </w:rPr>
      </w:r>
    </w:p>
    <w:p w:rsidR="00000000" w:rsidDel="00000000" w:rsidP="00000000" w:rsidRDefault="00000000" w:rsidRPr="00000000" w14:paraId="000005DF">
      <w:pPr>
        <w:spacing w:line="360" w:lineRule="auto"/>
        <w:ind w:left="0" w:firstLine="0"/>
        <w:jc w:val="left"/>
        <w:rPr>
          <w:color w:val="434343"/>
        </w:rPr>
      </w:pPr>
      <w:r w:rsidDel="00000000" w:rsidR="00000000" w:rsidRPr="00000000">
        <w:rPr>
          <w:color w:val="434343"/>
          <w:rtl w:val="0"/>
        </w:rPr>
        <w:t xml:space="preserve">Uso de la herramienta de Trello donde se amplían las tareas del plan de trabajo y se puede observar el progreso de cada actividad necesaria para poder considerar acabada la tarea</w:t>
      </w:r>
      <w:r w:rsidDel="00000000" w:rsidR="00000000" w:rsidRPr="00000000">
        <w:rPr>
          <w:rtl w:val="0"/>
        </w:rPr>
      </w:r>
    </w:p>
    <w:p w:rsidR="00000000" w:rsidDel="00000000" w:rsidP="00000000" w:rsidRDefault="00000000" w:rsidRPr="00000000" w14:paraId="000005E0">
      <w:pPr>
        <w:spacing w:line="360" w:lineRule="auto"/>
        <w:ind w:left="0" w:firstLine="0"/>
        <w:jc w:val="left"/>
        <w:rPr>
          <w:color w:val="434343"/>
        </w:rPr>
      </w:pPr>
      <w:r w:rsidDel="00000000" w:rsidR="00000000" w:rsidRPr="00000000">
        <w:rPr>
          <w:rtl w:val="0"/>
        </w:rPr>
      </w:r>
    </w:p>
    <w:p w:rsidR="00000000" w:rsidDel="00000000" w:rsidP="00000000" w:rsidRDefault="00000000" w:rsidRPr="00000000" w14:paraId="000005E1">
      <w:pPr>
        <w:spacing w:line="360" w:lineRule="auto"/>
        <w:ind w:left="0" w:firstLine="0"/>
        <w:jc w:val="left"/>
        <w:rPr>
          <w:color w:val="434343"/>
        </w:rPr>
      </w:pPr>
      <w:r w:rsidDel="00000000" w:rsidR="00000000" w:rsidRPr="00000000">
        <w:rPr>
          <w:color w:val="434343"/>
          <w:rtl w:val="0"/>
        </w:rPr>
        <w:t xml:space="preserve">Link del trello</w:t>
      </w:r>
    </w:p>
    <w:p w:rsidR="00000000" w:rsidDel="00000000" w:rsidP="00000000" w:rsidRDefault="00000000" w:rsidRPr="00000000" w14:paraId="000005E2">
      <w:pPr>
        <w:spacing w:line="360" w:lineRule="auto"/>
        <w:jc w:val="both"/>
        <w:rPr>
          <w:color w:val="434343"/>
          <w:sz w:val="24"/>
          <w:szCs w:val="24"/>
        </w:rPr>
      </w:pPr>
      <w:hyperlink r:id="rId36">
        <w:r w:rsidDel="00000000" w:rsidR="00000000" w:rsidRPr="00000000">
          <w:rPr>
            <w:color w:val="1155cc"/>
            <w:sz w:val="24"/>
            <w:szCs w:val="24"/>
            <w:u w:val="single"/>
            <w:rtl w:val="0"/>
          </w:rPr>
          <w:t xml:space="preserve">https://trello.com/invite/b/q7pGY48I/bb17dc220a404be556ccc842e90ce03a/proyecto-desarollo</w:t>
        </w:r>
      </w:hyperlink>
      <w:r w:rsidDel="00000000" w:rsidR="00000000" w:rsidRPr="00000000">
        <w:rPr>
          <w:rtl w:val="0"/>
        </w:rPr>
      </w:r>
    </w:p>
    <w:p w:rsidR="00000000" w:rsidDel="00000000" w:rsidP="00000000" w:rsidRDefault="00000000" w:rsidRPr="00000000" w14:paraId="000005E3">
      <w:pPr>
        <w:spacing w:line="360" w:lineRule="auto"/>
        <w:jc w:val="both"/>
        <w:rPr>
          <w:color w:val="434343"/>
          <w:sz w:val="24"/>
          <w:szCs w:val="24"/>
        </w:rPr>
      </w:pPr>
      <w:r w:rsidDel="00000000" w:rsidR="00000000" w:rsidRPr="00000000">
        <w:rPr>
          <w:rtl w:val="0"/>
        </w:rPr>
      </w:r>
    </w:p>
    <w:sectPr>
      <w:headerReference r:id="rId3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4">
    <w:pPr>
      <w:spacing w:line="360" w:lineRule="auto"/>
      <w:jc w:val="center"/>
      <w:rPr/>
    </w:pPr>
    <w:r w:rsidDel="00000000" w:rsidR="00000000" w:rsidRPr="00000000">
      <w:rPr>
        <w:color w:val="434343"/>
        <w:sz w:val="24"/>
        <w:szCs w:val="24"/>
      </w:rPr>
      <w:drawing>
        <wp:inline distB="114300" distT="114300" distL="114300" distR="114300">
          <wp:extent cx="1746413" cy="293715"/>
          <wp:effectExtent b="0" l="0" r="0" t="0"/>
          <wp:docPr id="18" name="image1.png"/>
          <a:graphic>
            <a:graphicData uri="http://schemas.openxmlformats.org/drawingml/2006/picture">
              <pic:pic>
                <pic:nvPicPr>
                  <pic:cNvPr id="0" name="image1.png"/>
                  <pic:cNvPicPr preferRelativeResize="0"/>
                </pic:nvPicPr>
                <pic:blipFill>
                  <a:blip r:embed="rId1"/>
                  <a:srcRect b="34961" l="415" r="415" t="42042"/>
                  <a:stretch>
                    <a:fillRect/>
                  </a:stretch>
                </pic:blipFill>
                <pic:spPr>
                  <a:xfrm>
                    <a:off x="0" y="0"/>
                    <a:ext cx="1746413" cy="29371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8.png"/><Relationship Id="rId21" Type="http://schemas.openxmlformats.org/officeDocument/2006/relationships/image" Target="media/image13.png"/><Relationship Id="rId24" Type="http://schemas.openxmlformats.org/officeDocument/2006/relationships/image" Target="media/image9.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5.png"/><Relationship Id="rId25" Type="http://schemas.openxmlformats.org/officeDocument/2006/relationships/image" Target="media/image4.png"/><Relationship Id="rId28" Type="http://schemas.openxmlformats.org/officeDocument/2006/relationships/image" Target="media/image7.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0.png"/><Relationship Id="rId7" Type="http://schemas.openxmlformats.org/officeDocument/2006/relationships/image" Target="media/image23.png"/><Relationship Id="rId8" Type="http://schemas.openxmlformats.org/officeDocument/2006/relationships/hyperlink" Target="https://drive.google.com/file/d/1TxRNe3f_XDdiF93V1kPqe0C4Gm0fqGfM/view?usp=sharing" TargetMode="External"/><Relationship Id="rId31" Type="http://schemas.openxmlformats.org/officeDocument/2006/relationships/image" Target="media/image20.png"/><Relationship Id="rId30" Type="http://schemas.openxmlformats.org/officeDocument/2006/relationships/image" Target="media/image11.png"/><Relationship Id="rId11" Type="http://schemas.openxmlformats.org/officeDocument/2006/relationships/image" Target="media/image21.png"/><Relationship Id="rId33" Type="http://schemas.openxmlformats.org/officeDocument/2006/relationships/hyperlink" Target="mailto:msiles@natgas.com.mx" TargetMode="External"/><Relationship Id="rId10" Type="http://schemas.openxmlformats.org/officeDocument/2006/relationships/image" Target="media/image15.png"/><Relationship Id="rId32" Type="http://schemas.openxmlformats.org/officeDocument/2006/relationships/hyperlink" Target="mailto:parroyo@natgas.com.mx" TargetMode="External"/><Relationship Id="rId13" Type="http://schemas.openxmlformats.org/officeDocument/2006/relationships/image" Target="media/image12.jpg"/><Relationship Id="rId35" Type="http://schemas.openxmlformats.org/officeDocument/2006/relationships/hyperlink" Target="https://docs.google.com/spreadsheets/d/1GaNX-aCSts26Hz8dTEd3UfWAGvHPER7V/edit?usp=sharing&amp;ouid=117700140385343045556&amp;rtpof=true&amp;sd=true" TargetMode="External"/><Relationship Id="rId12" Type="http://schemas.openxmlformats.org/officeDocument/2006/relationships/image" Target="media/image16.png"/><Relationship Id="rId34" Type="http://schemas.openxmlformats.org/officeDocument/2006/relationships/hyperlink" Target="mailto:maflores@natgas.com.mx" TargetMode="External"/><Relationship Id="rId15" Type="http://schemas.openxmlformats.org/officeDocument/2006/relationships/image" Target="media/image18.png"/><Relationship Id="rId37" Type="http://schemas.openxmlformats.org/officeDocument/2006/relationships/header" Target="header1.xml"/><Relationship Id="rId14" Type="http://schemas.openxmlformats.org/officeDocument/2006/relationships/image" Target="media/image14.png"/><Relationship Id="rId36" Type="http://schemas.openxmlformats.org/officeDocument/2006/relationships/hyperlink" Target="https://trello.com/invite/b/q7pGY48I/bb17dc220a404be556ccc842e90ce03a/proyecto-desarollo" TargetMode="External"/><Relationship Id="rId17" Type="http://schemas.openxmlformats.org/officeDocument/2006/relationships/image" Target="media/image24.png"/><Relationship Id="rId16" Type="http://schemas.openxmlformats.org/officeDocument/2006/relationships/hyperlink" Target="https://drive.google.com/file/d/1nF1jTF7ZOT8eEZSbUh7QVkLBEIl2Rst4/view?usp=sharing" TargetMode="External"/><Relationship Id="rId19" Type="http://schemas.openxmlformats.org/officeDocument/2006/relationships/image" Target="media/image17.png"/><Relationship Id="rId18" Type="http://schemas.openxmlformats.org/officeDocument/2006/relationships/hyperlink" Target="https://docs.google.com/spreadsheets/d/1sik5beYBJE46UsdsgsVGXZD_-tjiFevofIu5dcnZxEE/edit#gid=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